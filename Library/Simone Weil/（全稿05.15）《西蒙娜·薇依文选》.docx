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E7C47" w14:textId="77777777" w:rsidR="006B5E3B" w:rsidRPr="00AE2F29" w:rsidRDefault="006B5E3B" w:rsidP="00E844DB">
      <w:pPr>
        <w:spacing w:after="200" w:line="360" w:lineRule="auto"/>
        <w:ind w:firstLineChars="200" w:firstLine="420"/>
        <w:rPr>
          <w:rFonts w:ascii="Times New Roman" w:eastAsia="宋体" w:hAnsi="Times New Roman" w:cs="Times New Roman"/>
          <w:sz w:val="21"/>
          <w:szCs w:val="21"/>
          <w:u w:val="single"/>
          <w:lang w:val="fr-FR"/>
        </w:rPr>
      </w:pPr>
      <w:bookmarkStart w:id="0" w:name="_Hlk195995140"/>
    </w:p>
    <w:p w14:paraId="6965BA6B" w14:textId="6C85B1E6" w:rsidR="004C1141" w:rsidRDefault="00E844DB">
      <w:pPr>
        <w:pStyle w:val="TOC1"/>
        <w:tabs>
          <w:tab w:val="right" w:leader="dot" w:pos="8296"/>
        </w:tabs>
        <w:rPr>
          <w:rFonts w:cstheme="minorBidi" w:hint="eastAsia"/>
          <w:noProof/>
          <w:kern w:val="2"/>
          <w:szCs w:val="24"/>
          <w14:ligatures w14:val="standardContextual"/>
        </w:rPr>
      </w:pPr>
      <w:r w:rsidRPr="00AE2F29">
        <w:rPr>
          <w:rFonts w:ascii="Times New Roman" w:eastAsia="宋体" w:hAnsi="Times New Roman"/>
          <w:sz w:val="21"/>
          <w:szCs w:val="21"/>
          <w:u w:val="single"/>
          <w:lang w:val="fr-FR"/>
        </w:rPr>
        <w:fldChar w:fldCharType="begin"/>
      </w:r>
      <w:r w:rsidRPr="00AE2F29">
        <w:rPr>
          <w:rFonts w:ascii="Times New Roman" w:eastAsia="宋体" w:hAnsi="Times New Roman"/>
          <w:sz w:val="21"/>
          <w:szCs w:val="21"/>
          <w:u w:val="single"/>
          <w:lang w:val="fr-FR"/>
        </w:rPr>
        <w:instrText xml:space="preserve"> TOC \o "1-3" \h \z \u </w:instrText>
      </w:r>
      <w:r w:rsidRPr="00AE2F29">
        <w:rPr>
          <w:rFonts w:ascii="Times New Roman" w:eastAsia="宋体" w:hAnsi="Times New Roman"/>
          <w:sz w:val="21"/>
          <w:szCs w:val="21"/>
          <w:u w:val="single"/>
          <w:lang w:val="fr-FR"/>
        </w:rPr>
        <w:fldChar w:fldCharType="separate"/>
      </w:r>
      <w:hyperlink w:anchor="_Toc198218922" w:history="1">
        <w:r w:rsidR="004C1141" w:rsidRPr="00205D39">
          <w:rPr>
            <w:rStyle w:val="af6"/>
            <w:rFonts w:ascii="Times New Roman" w:eastAsia="宋体" w:hAnsi="Times New Roman" w:hint="eastAsia"/>
            <w:noProof/>
            <w:lang w:val="fr-FR"/>
          </w:rPr>
          <w:t>六只天鹅的童话</w:t>
        </w:r>
        <w:r w:rsidR="004C1141">
          <w:rPr>
            <w:rFonts w:hint="eastAsia"/>
            <w:noProof/>
            <w:webHidden/>
          </w:rPr>
          <w:tab/>
        </w:r>
        <w:r w:rsidR="004C1141">
          <w:rPr>
            <w:rFonts w:hint="eastAsia"/>
            <w:noProof/>
            <w:webHidden/>
          </w:rPr>
          <w:fldChar w:fldCharType="begin"/>
        </w:r>
        <w:r w:rsidR="004C1141">
          <w:rPr>
            <w:rFonts w:hint="eastAsia"/>
            <w:noProof/>
            <w:webHidden/>
          </w:rPr>
          <w:instrText xml:space="preserve"> </w:instrText>
        </w:r>
        <w:r w:rsidR="004C1141">
          <w:rPr>
            <w:noProof/>
            <w:webHidden/>
          </w:rPr>
          <w:instrText>PAGEREF _Toc198218922 \h</w:instrText>
        </w:r>
        <w:r w:rsidR="004C1141">
          <w:rPr>
            <w:rFonts w:hint="eastAsia"/>
            <w:noProof/>
            <w:webHidden/>
          </w:rPr>
          <w:instrText xml:space="preserve"> </w:instrText>
        </w:r>
        <w:r w:rsidR="004C1141">
          <w:rPr>
            <w:rFonts w:hint="eastAsia"/>
            <w:noProof/>
            <w:webHidden/>
          </w:rPr>
        </w:r>
        <w:r w:rsidR="004C1141">
          <w:rPr>
            <w:rFonts w:hint="eastAsia"/>
            <w:noProof/>
            <w:webHidden/>
          </w:rPr>
          <w:fldChar w:fldCharType="separate"/>
        </w:r>
        <w:r w:rsidR="004C1141">
          <w:rPr>
            <w:rFonts w:hint="eastAsia"/>
            <w:noProof/>
            <w:webHidden/>
          </w:rPr>
          <w:t>1</w:t>
        </w:r>
        <w:r w:rsidR="004C1141">
          <w:rPr>
            <w:rFonts w:hint="eastAsia"/>
            <w:noProof/>
            <w:webHidden/>
          </w:rPr>
          <w:fldChar w:fldCharType="end"/>
        </w:r>
      </w:hyperlink>
    </w:p>
    <w:p w14:paraId="7EAD8F88" w14:textId="2E162E0A" w:rsidR="004C1141" w:rsidRDefault="004C1141">
      <w:pPr>
        <w:pStyle w:val="TOC1"/>
        <w:tabs>
          <w:tab w:val="right" w:leader="dot" w:pos="8296"/>
        </w:tabs>
        <w:rPr>
          <w:rFonts w:cstheme="minorBidi" w:hint="eastAsia"/>
          <w:noProof/>
          <w:kern w:val="2"/>
          <w:szCs w:val="24"/>
          <w14:ligatures w14:val="standardContextual"/>
        </w:rPr>
      </w:pPr>
      <w:hyperlink w:anchor="_Toc198218923" w:history="1">
        <w:r w:rsidRPr="00205D39">
          <w:rPr>
            <w:rStyle w:val="af6"/>
            <w:rFonts w:ascii="Times New Roman" w:eastAsia="宋体" w:hAnsi="Times New Roman" w:hint="eastAsia"/>
            <w:noProof/>
            <w:lang w:val="fr-FR"/>
          </w:rPr>
          <w:t>关于价值概念的几点反思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_Toc198218923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3684D7D" w14:textId="0EB0A630" w:rsidR="004C1141" w:rsidRDefault="004C1141">
      <w:pPr>
        <w:pStyle w:val="TOC1"/>
        <w:tabs>
          <w:tab w:val="right" w:leader="dot" w:pos="8296"/>
        </w:tabs>
        <w:rPr>
          <w:rFonts w:cstheme="minorBidi" w:hint="eastAsia"/>
          <w:noProof/>
          <w:kern w:val="2"/>
          <w:szCs w:val="24"/>
          <w14:ligatures w14:val="standardContextual"/>
        </w:rPr>
      </w:pPr>
      <w:hyperlink w:anchor="_Toc198218924" w:history="1">
        <w:r w:rsidRPr="00205D39">
          <w:rPr>
            <w:rStyle w:val="af6"/>
            <w:rFonts w:ascii="Times New Roman" w:eastAsia="宋体" w:hAnsi="Times New Roman" w:hint="eastAsia"/>
            <w:noProof/>
            <w:lang w:val="fr-FR"/>
          </w:rPr>
          <w:t>阅读的概念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_Toc198218924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371A2A1" w14:textId="24EB3D01" w:rsidR="004C1141" w:rsidRDefault="004C1141">
      <w:pPr>
        <w:pStyle w:val="TOC1"/>
        <w:tabs>
          <w:tab w:val="right" w:leader="dot" w:pos="8296"/>
        </w:tabs>
        <w:rPr>
          <w:rFonts w:cstheme="minorBidi" w:hint="eastAsia"/>
          <w:noProof/>
          <w:kern w:val="2"/>
          <w:szCs w:val="24"/>
          <w14:ligatures w14:val="standardContextual"/>
        </w:rPr>
      </w:pPr>
      <w:hyperlink w:anchor="_Toc198218925" w:history="1">
        <w:r w:rsidRPr="00205D39">
          <w:rPr>
            <w:rStyle w:val="af6"/>
            <w:rFonts w:ascii="宋体" w:eastAsia="宋体" w:hAnsi="宋体" w:hint="eastAsia"/>
            <w:noProof/>
            <w:lang w:val="fr-FR"/>
          </w:rPr>
          <w:t>道德与文学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_Toc198218925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978DBBF" w14:textId="5423BBBF" w:rsidR="004C1141" w:rsidRDefault="004C1141">
      <w:pPr>
        <w:pStyle w:val="TOC1"/>
        <w:tabs>
          <w:tab w:val="right" w:leader="dot" w:pos="8296"/>
        </w:tabs>
        <w:rPr>
          <w:rFonts w:cstheme="minorBidi" w:hint="eastAsia"/>
          <w:noProof/>
          <w:kern w:val="2"/>
          <w:szCs w:val="24"/>
          <w14:ligatures w14:val="standardContextual"/>
        </w:rPr>
      </w:pPr>
      <w:hyperlink w:anchor="_Toc198218926" w:history="1">
        <w:r w:rsidRPr="00205D39">
          <w:rPr>
            <w:rStyle w:val="af6"/>
            <w:rFonts w:ascii="宋体" w:eastAsia="宋体" w:hAnsi="宋体" w:hint="eastAsia"/>
            <w:noProof/>
            <w:lang w:val="fr-FR"/>
          </w:rPr>
          <w:t>文学的责任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_Toc198218926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C92FF63" w14:textId="17BBE432" w:rsidR="004C1141" w:rsidRDefault="004C1141">
      <w:pPr>
        <w:pStyle w:val="TOC1"/>
        <w:tabs>
          <w:tab w:val="right" w:leader="dot" w:pos="8296"/>
        </w:tabs>
        <w:rPr>
          <w:rFonts w:cstheme="minorBidi" w:hint="eastAsia"/>
          <w:noProof/>
          <w:kern w:val="2"/>
          <w:szCs w:val="24"/>
          <w14:ligatures w14:val="standardContextual"/>
        </w:rPr>
      </w:pPr>
      <w:hyperlink w:anchor="_Toc198218927" w:history="1">
        <w:r w:rsidRPr="00205D39">
          <w:rPr>
            <w:rStyle w:val="af6"/>
            <w:rFonts w:ascii="宋体" w:eastAsia="宋体" w:hAnsi="宋体" w:hint="eastAsia"/>
            <w:noProof/>
            <w:lang w:val="fr-FR"/>
          </w:rPr>
          <w:t>关于上帝之爱的无序思考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_Toc198218927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E5C3A01" w14:textId="7150D7EF" w:rsidR="004C1141" w:rsidRDefault="004C1141">
      <w:pPr>
        <w:pStyle w:val="TOC1"/>
        <w:tabs>
          <w:tab w:val="right" w:leader="dot" w:pos="8296"/>
        </w:tabs>
        <w:rPr>
          <w:rFonts w:cstheme="minorBidi" w:hint="eastAsia"/>
          <w:noProof/>
          <w:kern w:val="2"/>
          <w:szCs w:val="24"/>
          <w14:ligatures w14:val="standardContextual"/>
        </w:rPr>
      </w:pPr>
      <w:hyperlink w:anchor="_Toc198218928" w:history="1">
        <w:r w:rsidRPr="00205D39">
          <w:rPr>
            <w:rStyle w:val="af6"/>
            <w:rFonts w:ascii="宋体" w:eastAsia="宋体" w:hAnsi="宋体" w:hint="eastAsia"/>
            <w:noProof/>
            <w:lang w:val="fr-FR"/>
          </w:rPr>
          <w:t>关于上帝之爱的无序反思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_Toc198218928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32A0551" w14:textId="3CC3BAAE" w:rsidR="004C1141" w:rsidRDefault="004C1141">
      <w:pPr>
        <w:pStyle w:val="TOC1"/>
        <w:tabs>
          <w:tab w:val="right" w:leader="dot" w:pos="8296"/>
        </w:tabs>
        <w:rPr>
          <w:rFonts w:cstheme="minorBidi" w:hint="eastAsia"/>
          <w:noProof/>
          <w:kern w:val="2"/>
          <w:szCs w:val="24"/>
          <w14:ligatures w14:val="standardContextual"/>
        </w:rPr>
      </w:pPr>
      <w:hyperlink w:anchor="_Toc198218929" w:history="1">
        <w:r w:rsidRPr="00205D39">
          <w:rPr>
            <w:rStyle w:val="af6"/>
            <w:rFonts w:ascii="宋体" w:eastAsia="宋体" w:hAnsi="宋体" w:hint="eastAsia"/>
            <w:noProof/>
            <w:lang w:val="fr-FR"/>
          </w:rPr>
          <w:t>上帝之爱与不幸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_Toc198218929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E1ABCCF" w14:textId="2DFE213E" w:rsidR="004C1141" w:rsidRDefault="004C1141">
      <w:pPr>
        <w:pStyle w:val="TOC1"/>
        <w:tabs>
          <w:tab w:val="right" w:leader="dot" w:pos="8296"/>
        </w:tabs>
        <w:rPr>
          <w:rFonts w:cstheme="minorBidi" w:hint="eastAsia"/>
          <w:noProof/>
          <w:kern w:val="2"/>
          <w:szCs w:val="24"/>
          <w14:ligatures w14:val="standardContextual"/>
        </w:rPr>
      </w:pPr>
      <w:hyperlink w:anchor="_Toc198218930" w:history="1">
        <w:r w:rsidRPr="00205D39">
          <w:rPr>
            <w:rStyle w:val="af6"/>
            <w:rFonts w:ascii="宋体" w:eastAsia="宋体" w:hAnsi="宋体" w:hint="eastAsia"/>
            <w:noProof/>
            <w:lang w:val="fr-FR"/>
          </w:rPr>
          <w:t>上帝之爱与不幸·续篇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_Toc198218930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22CA1683" w14:textId="0E81A59F" w:rsidR="004C1141" w:rsidRDefault="004C1141">
      <w:pPr>
        <w:pStyle w:val="TOC1"/>
        <w:tabs>
          <w:tab w:val="right" w:leader="dot" w:pos="8296"/>
        </w:tabs>
        <w:rPr>
          <w:rFonts w:cstheme="minorBidi" w:hint="eastAsia"/>
          <w:noProof/>
          <w:kern w:val="2"/>
          <w:szCs w:val="24"/>
          <w14:ligatures w14:val="standardContextual"/>
        </w:rPr>
      </w:pPr>
      <w:hyperlink w:anchor="_Toc198218931" w:history="1">
        <w:r w:rsidRPr="00205D39">
          <w:rPr>
            <w:rStyle w:val="af6"/>
            <w:rFonts w:ascii="宋体" w:eastAsia="宋体" w:hAnsi="宋体" w:hint="eastAsia"/>
            <w:noProof/>
            <w:lang w:val="fr-FR"/>
          </w:rPr>
          <w:t>致若埃·布斯凯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_Toc198218931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555CDA71" w14:textId="3DCE53BE" w:rsidR="00E844DB" w:rsidRPr="00AE2F29" w:rsidRDefault="00E844DB" w:rsidP="00E844DB">
      <w:pPr>
        <w:spacing w:after="200" w:line="360" w:lineRule="auto"/>
        <w:ind w:firstLineChars="200" w:firstLine="420"/>
        <w:rPr>
          <w:rFonts w:ascii="Times New Roman" w:eastAsia="宋体" w:hAnsi="Times New Roman" w:cs="Times New Roman"/>
          <w:sz w:val="21"/>
          <w:szCs w:val="21"/>
          <w:u w:val="single"/>
          <w:lang w:val="fr-FR"/>
        </w:rPr>
      </w:pPr>
      <w:r w:rsidRPr="00AE2F29">
        <w:rPr>
          <w:rFonts w:ascii="Times New Roman" w:eastAsia="宋体" w:hAnsi="Times New Roman" w:cs="Times New Roman"/>
          <w:sz w:val="21"/>
          <w:szCs w:val="21"/>
          <w:u w:val="single"/>
          <w:lang w:val="fr-FR"/>
        </w:rPr>
        <w:fldChar w:fldCharType="end"/>
      </w:r>
    </w:p>
    <w:p w14:paraId="5803B395" w14:textId="22F404E6" w:rsidR="00C65337" w:rsidRPr="00AE2F29" w:rsidRDefault="00713524" w:rsidP="005F74FC">
      <w:pPr>
        <w:pStyle w:val="1"/>
        <w:spacing w:line="360" w:lineRule="auto"/>
        <w:rPr>
          <w:rFonts w:ascii="Times New Roman" w:eastAsia="宋体" w:hAnsi="Times New Roman" w:cs="Times New Roman"/>
          <w:color w:val="auto"/>
          <w:sz w:val="21"/>
          <w:szCs w:val="21"/>
          <w:lang w:val="fr-FR"/>
        </w:rPr>
      </w:pPr>
      <w:bookmarkStart w:id="1" w:name="_Toc198218922"/>
      <w:r w:rsidRPr="00AE2F29">
        <w:rPr>
          <w:rFonts w:ascii="Times New Roman" w:eastAsia="宋体" w:hAnsi="Times New Roman" w:cs="Times New Roman"/>
          <w:color w:val="auto"/>
          <w:sz w:val="21"/>
          <w:szCs w:val="21"/>
          <w:lang w:val="fr-FR"/>
        </w:rPr>
        <w:t>六只天鹅的童话</w:t>
      </w:r>
      <w:bookmarkEnd w:id="1"/>
    </w:p>
    <w:p w14:paraId="52E2A8DE" w14:textId="3514F04F" w:rsidR="00713524" w:rsidRPr="00AE2F29" w:rsidRDefault="00713524" w:rsidP="009900D1">
      <w:pPr>
        <w:spacing w:line="360" w:lineRule="auto"/>
        <w:ind w:firstLineChars="200" w:firstLine="420"/>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w:t>
      </w:r>
      <w:proofErr w:type="gramStart"/>
      <w:r w:rsidRPr="00AE2F29">
        <w:rPr>
          <w:rFonts w:ascii="Times New Roman" w:eastAsia="宋体" w:hAnsi="Times New Roman" w:cs="Times New Roman"/>
          <w:sz w:val="21"/>
          <w:szCs w:val="21"/>
          <w:lang w:val="fr-FR"/>
        </w:rPr>
        <w:t>译按</w:t>
      </w:r>
      <w:proofErr w:type="gramEnd"/>
      <w:r w:rsidRPr="00AE2F29">
        <w:rPr>
          <w:rFonts w:ascii="Times New Roman" w:eastAsia="宋体" w:hAnsi="Times New Roman" w:cs="Times New Roman"/>
          <w:sz w:val="21"/>
          <w:szCs w:val="21"/>
          <w:lang w:val="fr-FR"/>
        </w:rPr>
        <w:t>]</w:t>
      </w:r>
      <w:r w:rsidRPr="00AE2F29">
        <w:rPr>
          <w:sz w:val="20"/>
          <w:szCs w:val="21"/>
          <w:lang w:val="fr-FR"/>
        </w:rPr>
        <w:t xml:space="preserve"> </w:t>
      </w:r>
      <w:r w:rsidR="007D1036" w:rsidRPr="00AE2F29">
        <w:rPr>
          <w:rFonts w:ascii="Times New Roman" w:eastAsia="宋体" w:hAnsi="Times New Roman" w:cs="Times New Roman"/>
          <w:sz w:val="21"/>
          <w:szCs w:val="21"/>
          <w:lang w:val="fr-FR"/>
        </w:rPr>
        <w:t>本文</w:t>
      </w:r>
      <w:r w:rsidRPr="00AE2F29">
        <w:rPr>
          <w:rFonts w:ascii="Times New Roman" w:eastAsia="宋体" w:hAnsi="Times New Roman" w:cs="Times New Roman"/>
          <w:sz w:val="21"/>
          <w:szCs w:val="21"/>
          <w:lang w:val="fr-FR"/>
        </w:rPr>
        <w:t>原标题为</w:t>
      </w:r>
      <w:r w:rsidRPr="00AE2F29">
        <w:rPr>
          <w:rFonts w:ascii="Times New Roman" w:eastAsia="宋体" w:hAnsi="Times New Roman" w:cs="Times New Roman"/>
          <w:i/>
          <w:iCs/>
          <w:sz w:val="21"/>
          <w:szCs w:val="21"/>
          <w:lang w:val="fr-FR"/>
        </w:rPr>
        <w:t>Le Conte des Six Cygnes dans Grimm</w:t>
      </w:r>
      <w:r w:rsidRPr="00AE2F29">
        <w:rPr>
          <w:rFonts w:ascii="Times New Roman" w:eastAsia="宋体" w:hAnsi="Times New Roman" w:cs="Times New Roman"/>
          <w:sz w:val="21"/>
          <w:szCs w:val="21"/>
          <w:lang w:val="fr-FR"/>
        </w:rPr>
        <w:t>，</w:t>
      </w:r>
      <w:r w:rsidR="00915027" w:rsidRPr="00AE2F29">
        <w:rPr>
          <w:rFonts w:ascii="Times New Roman" w:eastAsia="宋体" w:hAnsi="Times New Roman" w:cs="Times New Roman"/>
          <w:sz w:val="21"/>
          <w:szCs w:val="21"/>
          <w:lang w:val="fr-FR"/>
        </w:rPr>
        <w:t>写于</w:t>
      </w:r>
      <w:r w:rsidR="00915027" w:rsidRPr="00AE2F29">
        <w:rPr>
          <w:rFonts w:ascii="Times New Roman" w:eastAsia="宋体" w:hAnsi="Times New Roman" w:cs="Times New Roman"/>
          <w:sz w:val="21"/>
          <w:szCs w:val="21"/>
          <w:lang w:val="fr-FR"/>
        </w:rPr>
        <w:t>1925</w:t>
      </w:r>
      <w:r w:rsidR="00915027" w:rsidRPr="00AE2F29">
        <w:rPr>
          <w:rFonts w:ascii="Times New Roman" w:eastAsia="宋体" w:hAnsi="Times New Roman" w:cs="Times New Roman"/>
          <w:sz w:val="21"/>
          <w:szCs w:val="21"/>
          <w:lang w:val="fr-FR"/>
        </w:rPr>
        <w:t>年</w:t>
      </w:r>
      <w:r w:rsidR="00915027" w:rsidRPr="00AE2F29">
        <w:rPr>
          <w:rFonts w:ascii="Times New Roman" w:eastAsia="宋体" w:hAnsi="Times New Roman" w:cs="Times New Roman"/>
          <w:sz w:val="21"/>
          <w:szCs w:val="21"/>
          <w:lang w:val="fr-FR"/>
        </w:rPr>
        <w:t>11</w:t>
      </w:r>
      <w:r w:rsidR="00915027" w:rsidRPr="00AE2F29">
        <w:rPr>
          <w:rFonts w:ascii="Times New Roman" w:eastAsia="宋体" w:hAnsi="Times New Roman" w:cs="Times New Roman"/>
          <w:sz w:val="21"/>
          <w:szCs w:val="21"/>
          <w:lang w:val="fr-FR"/>
        </w:rPr>
        <w:t>月，</w:t>
      </w:r>
      <w:r w:rsidR="0026481B" w:rsidRPr="00AE2F29">
        <w:rPr>
          <w:rFonts w:ascii="Times New Roman" w:eastAsia="宋体" w:hAnsi="Times New Roman" w:cs="Times New Roman"/>
          <w:sz w:val="21"/>
          <w:szCs w:val="21"/>
          <w:lang w:val="fr-FR"/>
        </w:rPr>
        <w:t>系</w:t>
      </w:r>
      <w:r w:rsidRPr="00AE2F29">
        <w:rPr>
          <w:rFonts w:ascii="Times New Roman" w:eastAsia="宋体" w:hAnsi="Times New Roman" w:cs="Times New Roman"/>
          <w:sz w:val="21"/>
          <w:szCs w:val="21"/>
          <w:lang w:val="fr-FR"/>
        </w:rPr>
        <w:t>薇依</w:t>
      </w:r>
      <w:r w:rsidR="0026481B" w:rsidRPr="00AE2F29">
        <w:rPr>
          <w:rFonts w:ascii="Times New Roman" w:eastAsia="宋体" w:hAnsi="Times New Roman" w:cs="Times New Roman"/>
          <w:sz w:val="21"/>
          <w:szCs w:val="21"/>
          <w:lang w:val="fr-FR"/>
        </w:rPr>
        <w:t>在</w:t>
      </w:r>
      <w:r w:rsidRPr="00AE2F29">
        <w:rPr>
          <w:rFonts w:ascii="Times New Roman" w:eastAsia="宋体" w:hAnsi="Times New Roman" w:cs="Times New Roman"/>
          <w:sz w:val="21"/>
          <w:szCs w:val="21"/>
          <w:lang w:val="fr-FR"/>
        </w:rPr>
        <w:t>16</w:t>
      </w:r>
      <w:r w:rsidRPr="00AE2F29">
        <w:rPr>
          <w:rFonts w:ascii="Times New Roman" w:eastAsia="宋体" w:hAnsi="Times New Roman" w:cs="Times New Roman"/>
          <w:sz w:val="21"/>
          <w:szCs w:val="21"/>
          <w:lang w:val="fr-FR"/>
        </w:rPr>
        <w:t>岁时</w:t>
      </w:r>
      <w:r w:rsidR="0026481B" w:rsidRPr="00AE2F29">
        <w:rPr>
          <w:rFonts w:ascii="Times New Roman" w:eastAsia="宋体" w:hAnsi="Times New Roman" w:cs="Times New Roman"/>
          <w:sz w:val="21"/>
          <w:szCs w:val="21"/>
          <w:lang w:val="fr-FR"/>
        </w:rPr>
        <w:t>提交给老师阿兰</w:t>
      </w:r>
      <w:r w:rsidR="00D23859" w:rsidRPr="00AE2F29">
        <w:rPr>
          <w:rFonts w:ascii="Times New Roman" w:eastAsia="宋体" w:hAnsi="Times New Roman" w:cs="Times New Roman"/>
          <w:sz w:val="21"/>
          <w:szCs w:val="21"/>
          <w:lang w:val="fr-FR"/>
        </w:rPr>
        <w:t>（</w:t>
      </w:r>
      <w:r w:rsidR="005E6B27" w:rsidRPr="00AE2F29">
        <w:rPr>
          <w:rFonts w:ascii="Times New Roman" w:eastAsia="宋体" w:hAnsi="Times New Roman" w:cs="Times New Roman"/>
          <w:sz w:val="21"/>
          <w:szCs w:val="21"/>
          <w:lang w:val="fr-FR"/>
        </w:rPr>
        <w:t>Emile Auguste Chartier</w:t>
      </w:r>
      <w:r w:rsidR="005E6B27" w:rsidRPr="00AE2F29">
        <w:rPr>
          <w:rFonts w:ascii="Times New Roman" w:eastAsia="宋体" w:hAnsi="Times New Roman" w:cs="Times New Roman"/>
          <w:sz w:val="21"/>
          <w:szCs w:val="21"/>
          <w:lang w:val="fr-FR"/>
        </w:rPr>
        <w:t>，</w:t>
      </w:r>
      <w:r w:rsidR="005E6B27" w:rsidRPr="00AE2F29">
        <w:rPr>
          <w:rFonts w:ascii="Times New Roman" w:eastAsia="宋体" w:hAnsi="Times New Roman" w:cs="Times New Roman"/>
          <w:sz w:val="21"/>
          <w:szCs w:val="21"/>
          <w:lang w:val="fr-FR"/>
        </w:rPr>
        <w:t>1868-1951</w:t>
      </w:r>
      <w:r w:rsidR="00D23859" w:rsidRPr="00AE2F29">
        <w:rPr>
          <w:rFonts w:ascii="Times New Roman" w:eastAsia="宋体" w:hAnsi="Times New Roman" w:cs="Times New Roman"/>
          <w:sz w:val="21"/>
          <w:szCs w:val="21"/>
          <w:lang w:val="fr-FR"/>
        </w:rPr>
        <w:t>）</w:t>
      </w:r>
      <w:r w:rsidR="0026481B" w:rsidRPr="00AE2F29">
        <w:rPr>
          <w:rFonts w:ascii="Times New Roman" w:eastAsia="宋体" w:hAnsi="Times New Roman" w:cs="Times New Roman"/>
          <w:sz w:val="21"/>
          <w:szCs w:val="21"/>
          <w:lang w:val="fr-FR"/>
        </w:rPr>
        <w:t>的</w:t>
      </w:r>
      <w:r w:rsidRPr="00AE2F29">
        <w:rPr>
          <w:rFonts w:ascii="Times New Roman" w:eastAsia="宋体" w:hAnsi="Times New Roman" w:cs="Times New Roman"/>
          <w:sz w:val="21"/>
          <w:szCs w:val="21"/>
          <w:lang w:val="fr-FR"/>
        </w:rPr>
        <w:t>中学习作。</w:t>
      </w:r>
      <w:r w:rsidR="007D1036" w:rsidRPr="00AE2F29">
        <w:rPr>
          <w:rFonts w:ascii="Times New Roman" w:eastAsia="宋体" w:hAnsi="Times New Roman" w:cs="Times New Roman"/>
          <w:sz w:val="21"/>
          <w:szCs w:val="21"/>
          <w:lang w:val="fr-FR"/>
        </w:rPr>
        <w:t>此处译文</w:t>
      </w:r>
      <w:r w:rsidRPr="00AE2F29">
        <w:rPr>
          <w:rFonts w:ascii="Times New Roman" w:eastAsia="宋体" w:hAnsi="Times New Roman" w:cs="Times New Roman"/>
          <w:sz w:val="21"/>
          <w:szCs w:val="21"/>
          <w:lang w:val="fr-FR"/>
        </w:rPr>
        <w:t>译自</w:t>
      </w:r>
      <w:r w:rsidR="007D7911" w:rsidRPr="00AE2F29">
        <w:rPr>
          <w:rFonts w:ascii="Times New Roman" w:eastAsia="宋体" w:hAnsi="Times New Roman" w:cs="Times New Roman"/>
          <w:sz w:val="21"/>
          <w:szCs w:val="21"/>
          <w:lang w:val="fr-FR"/>
        </w:rPr>
        <w:t>法文版</w:t>
      </w:r>
      <w:r w:rsidRPr="00AE2F29">
        <w:rPr>
          <w:rFonts w:ascii="Times New Roman" w:eastAsia="宋体" w:hAnsi="Times New Roman" w:cs="Times New Roman"/>
          <w:sz w:val="21"/>
          <w:szCs w:val="21"/>
          <w:lang w:val="fr-FR"/>
        </w:rPr>
        <w:t>《薇依全集》（</w:t>
      </w:r>
      <w:r w:rsidRPr="00AE2F29">
        <w:rPr>
          <w:rFonts w:ascii="Times New Roman" w:eastAsia="宋体" w:hAnsi="Times New Roman" w:cs="Times New Roman"/>
          <w:i/>
          <w:iCs/>
          <w:sz w:val="21"/>
          <w:szCs w:val="21"/>
          <w:lang w:val="fr-FR"/>
        </w:rPr>
        <w:t>Œuvres complètes</w:t>
      </w:r>
      <w:r w:rsidRPr="00AE2F29">
        <w:rPr>
          <w:rFonts w:ascii="Times New Roman" w:eastAsia="宋体" w:hAnsi="Times New Roman" w:cs="Times New Roman"/>
          <w:sz w:val="21"/>
          <w:szCs w:val="21"/>
          <w:lang w:val="fr-FR"/>
        </w:rPr>
        <w:t>, Tome l, Gallimard, 1988</w:t>
      </w:r>
      <w:r w:rsidRPr="00AE2F29">
        <w:rPr>
          <w:rFonts w:ascii="Times New Roman" w:eastAsia="宋体" w:hAnsi="Times New Roman" w:cs="Times New Roman"/>
          <w:sz w:val="21"/>
          <w:szCs w:val="21"/>
          <w:lang w:val="fr-FR"/>
        </w:rPr>
        <w:t>），并参考了徐卫翔译本（《西蒙娜</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薇依早期作品选</w:t>
      </w:r>
      <w:r w:rsidR="007D7911"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，同济大学出版社，</w:t>
      </w:r>
      <w:r w:rsidRPr="00AE2F29">
        <w:rPr>
          <w:rFonts w:ascii="Times New Roman" w:eastAsia="宋体" w:hAnsi="Times New Roman" w:cs="Times New Roman"/>
          <w:sz w:val="21"/>
          <w:szCs w:val="21"/>
          <w:lang w:val="fr-FR"/>
        </w:rPr>
        <w:t>2007</w:t>
      </w:r>
      <w:r w:rsidRPr="00AE2F29">
        <w:rPr>
          <w:rFonts w:ascii="Times New Roman" w:eastAsia="宋体" w:hAnsi="Times New Roman" w:cs="Times New Roman"/>
          <w:sz w:val="21"/>
          <w:szCs w:val="21"/>
          <w:lang w:val="fr-FR"/>
        </w:rPr>
        <w:t>）。</w:t>
      </w:r>
    </w:p>
    <w:p w14:paraId="5C753399" w14:textId="77777777" w:rsidR="00713524" w:rsidRPr="00AE2F29" w:rsidRDefault="00713524" w:rsidP="009900D1">
      <w:pPr>
        <w:spacing w:line="360" w:lineRule="auto"/>
        <w:ind w:firstLineChars="200" w:firstLine="420"/>
        <w:rPr>
          <w:rFonts w:ascii="Times New Roman" w:eastAsia="宋体" w:hAnsi="Times New Roman" w:cs="Times New Roman"/>
          <w:sz w:val="21"/>
          <w:szCs w:val="21"/>
          <w:lang w:val="fr-FR"/>
        </w:rPr>
      </w:pPr>
    </w:p>
    <w:p w14:paraId="17496474" w14:textId="6573D605" w:rsidR="00713524" w:rsidRPr="00AE2F29" w:rsidRDefault="00713524" w:rsidP="009900D1">
      <w:pPr>
        <w:spacing w:line="360" w:lineRule="auto"/>
        <w:ind w:firstLineChars="200" w:firstLine="420"/>
        <w:rPr>
          <w:rFonts w:ascii="Times New Roman" w:eastAsia="宋体" w:hAnsi="Times New Roman" w:cs="Times New Roman"/>
          <w:sz w:val="24"/>
          <w:lang w:val="fr-FR"/>
        </w:rPr>
      </w:pPr>
      <w:r w:rsidRPr="00AE2F29">
        <w:rPr>
          <w:rFonts w:ascii="Times New Roman" w:eastAsia="宋体" w:hAnsi="Times New Roman" w:cs="Times New Roman"/>
          <w:sz w:val="21"/>
          <w:szCs w:val="21"/>
          <w:lang w:val="fr-FR"/>
        </w:rPr>
        <w:t>在柏拉图最美的思想中，有一些是他通过默想（</w:t>
      </w:r>
      <w:r w:rsidRPr="00AE2F29">
        <w:rPr>
          <w:rFonts w:ascii="Times New Roman" w:eastAsia="宋体" w:hAnsi="Times New Roman" w:cs="Times New Roman"/>
          <w:sz w:val="21"/>
          <w:szCs w:val="21"/>
          <w:lang w:val="fr-FR"/>
        </w:rPr>
        <w:t>méditation</w:t>
      </w:r>
      <w:r w:rsidRPr="00AE2F29">
        <w:rPr>
          <w:rFonts w:ascii="Times New Roman" w:eastAsia="宋体" w:hAnsi="Times New Roman" w:cs="Times New Roman"/>
          <w:sz w:val="21"/>
          <w:szCs w:val="21"/>
          <w:lang w:val="fr-FR"/>
        </w:rPr>
        <w:t>）神话获得的。谁说</w:t>
      </w:r>
      <w:r w:rsidR="00E33972" w:rsidRPr="00AE2F29">
        <w:rPr>
          <w:rFonts w:ascii="Times New Roman" w:eastAsia="宋体" w:hAnsi="Times New Roman" w:cs="Times New Roman"/>
          <w:sz w:val="21"/>
          <w:szCs w:val="21"/>
          <w:lang w:val="fr-FR"/>
        </w:rPr>
        <w:t>从</w:t>
      </w:r>
      <w:r w:rsidR="001C2BC6" w:rsidRPr="00AE2F29">
        <w:rPr>
          <w:rFonts w:ascii="Times New Roman" w:eastAsia="宋体" w:hAnsi="Times New Roman" w:cs="Times New Roman"/>
          <w:sz w:val="21"/>
          <w:szCs w:val="21"/>
          <w:lang w:val="fr-FR"/>
        </w:rPr>
        <w:t>我们</w:t>
      </w:r>
      <w:r w:rsidRPr="00AE2F29">
        <w:rPr>
          <w:rFonts w:ascii="Times New Roman" w:eastAsia="宋体" w:hAnsi="Times New Roman" w:cs="Times New Roman"/>
          <w:sz w:val="21"/>
          <w:szCs w:val="21"/>
          <w:lang w:val="fr-FR"/>
        </w:rPr>
        <w:t>的神话中</w:t>
      </w:r>
      <w:r w:rsidR="00E33972" w:rsidRPr="00AE2F29">
        <w:rPr>
          <w:rFonts w:ascii="Times New Roman" w:eastAsia="宋体" w:hAnsi="Times New Roman" w:cs="Times New Roman"/>
          <w:sz w:val="21"/>
          <w:szCs w:val="21"/>
          <w:lang w:val="fr-FR"/>
        </w:rPr>
        <w:t>取不出</w:t>
      </w:r>
      <w:r w:rsidRPr="00AE2F29">
        <w:rPr>
          <w:rFonts w:ascii="Times New Roman" w:eastAsia="宋体" w:hAnsi="Times New Roman" w:cs="Times New Roman"/>
          <w:sz w:val="21"/>
          <w:szCs w:val="21"/>
          <w:lang w:val="fr-FR"/>
        </w:rPr>
        <w:t>一些类似的理念？不妨从格林童话中任选一篇，当作我们的主题，并像苏格拉底那样谨慎地说：我将要说的一切都是似真（</w:t>
      </w:r>
      <w:r w:rsidRPr="00AE2F29">
        <w:rPr>
          <w:rFonts w:ascii="Times New Roman" w:eastAsia="宋体" w:hAnsi="Times New Roman" w:cs="Times New Roman"/>
          <w:sz w:val="21"/>
          <w:szCs w:val="21"/>
          <w:lang w:val="fr-FR"/>
        </w:rPr>
        <w:t>comme vrai</w:t>
      </w:r>
      <w:r w:rsidRPr="00AE2F29">
        <w:rPr>
          <w:rFonts w:ascii="Times New Roman" w:eastAsia="宋体" w:hAnsi="Times New Roman" w:cs="Times New Roman"/>
          <w:sz w:val="21"/>
          <w:szCs w:val="21"/>
          <w:lang w:val="fr-FR"/>
        </w:rPr>
        <w:t>）的。</w:t>
      </w:r>
      <w:r w:rsidRPr="00AE2F29">
        <w:rPr>
          <w:rStyle w:val="af4"/>
          <w:rFonts w:ascii="Times New Roman" w:eastAsia="宋体" w:hAnsi="Times New Roman" w:cs="Times New Roman"/>
          <w:sz w:val="21"/>
          <w:szCs w:val="21"/>
          <w:lang w:val="fr-FR"/>
        </w:rPr>
        <w:footnoteReference w:id="2"/>
      </w:r>
    </w:p>
    <w:p w14:paraId="759F70E2" w14:textId="280C5A58" w:rsidR="00713524" w:rsidRPr="00AE2F29" w:rsidRDefault="00713524" w:rsidP="009900D1">
      <w:pPr>
        <w:spacing w:line="360" w:lineRule="auto"/>
        <w:ind w:firstLineChars="200" w:firstLine="440"/>
        <w:rPr>
          <w:rFonts w:ascii="Times New Roman" w:eastAsia="宋体" w:hAnsi="Times New Roman" w:cs="Times New Roman"/>
          <w:szCs w:val="22"/>
          <w:lang w:val="fr-FR"/>
        </w:rPr>
      </w:pPr>
      <w:r w:rsidRPr="00AE2F29">
        <w:rPr>
          <w:rFonts w:ascii="Times New Roman" w:eastAsia="宋体" w:hAnsi="Times New Roman" w:cs="Times New Roman"/>
          <w:szCs w:val="22"/>
          <w:lang w:val="fr-FR"/>
        </w:rPr>
        <w:t>一个国王，将他的六个儿子和一个女儿藏进森林，唯恐他们遭受继母</w:t>
      </w:r>
      <w:r w:rsidRPr="00AE2F29">
        <w:rPr>
          <w:rFonts w:ascii="Times New Roman" w:eastAsia="宋体" w:hAnsi="Times New Roman" w:cs="Times New Roman"/>
          <w:szCs w:val="22"/>
          <w:lang w:val="fr-FR"/>
        </w:rPr>
        <w:t>——</w:t>
      </w:r>
      <w:r w:rsidRPr="00AE2F29">
        <w:rPr>
          <w:rFonts w:ascii="Times New Roman" w:eastAsia="宋体" w:hAnsi="Times New Roman" w:cs="Times New Roman"/>
          <w:szCs w:val="22"/>
          <w:lang w:val="fr-FR"/>
        </w:rPr>
        <w:t>一个女巫</w:t>
      </w:r>
      <w:r w:rsidRPr="00AE2F29">
        <w:rPr>
          <w:rFonts w:ascii="Times New Roman" w:eastAsia="宋体" w:hAnsi="Times New Roman" w:cs="Times New Roman"/>
          <w:szCs w:val="22"/>
          <w:lang w:val="fr-FR"/>
        </w:rPr>
        <w:t>——</w:t>
      </w:r>
      <w:r w:rsidRPr="00AE2F29">
        <w:rPr>
          <w:rFonts w:ascii="Times New Roman" w:eastAsia="宋体" w:hAnsi="Times New Roman" w:cs="Times New Roman"/>
          <w:szCs w:val="22"/>
          <w:lang w:val="fr-FR"/>
        </w:rPr>
        <w:t>的虐待。但她还是找到了这六个儿子，扔给他们六件施了魔法的丝绸衬衫，将他们变成了天鹅。她不知道他们还有一个妹妹。这个女孩出去寻找哥哥，终于在某天遇到了变回人形的他们</w:t>
      </w:r>
      <w:ins w:id="2" w:author="王星皓" w:date="2025-07-23T10:31:00Z" w16du:dateUtc="2025-07-23T02:31:00Z">
        <w:r w:rsidR="00DA2071">
          <w:rPr>
            <w:rFonts w:ascii="Times New Roman" w:eastAsia="宋体" w:hAnsi="Times New Roman" w:cs="Times New Roman" w:hint="eastAsia"/>
            <w:szCs w:val="22"/>
            <w:lang w:val="fr-FR"/>
          </w:rPr>
          <w:t>——</w:t>
        </w:r>
      </w:ins>
      <w:del w:id="3" w:author="王星皓" w:date="2025-07-23T10:31:00Z" w16du:dateUtc="2025-07-23T02:31:00Z">
        <w:r w:rsidRPr="00AE2F29" w:rsidDel="00DA2071">
          <w:rPr>
            <w:rFonts w:ascii="Times New Roman" w:eastAsia="宋体" w:hAnsi="Times New Roman" w:cs="Times New Roman"/>
            <w:szCs w:val="22"/>
            <w:lang w:val="fr-FR"/>
          </w:rPr>
          <w:delText>，因为</w:delText>
        </w:r>
      </w:del>
      <w:r w:rsidRPr="00AE2F29">
        <w:rPr>
          <w:rFonts w:ascii="Times New Roman" w:eastAsia="宋体" w:hAnsi="Times New Roman" w:cs="Times New Roman"/>
          <w:szCs w:val="22"/>
          <w:lang w:val="fr-FR"/>
        </w:rPr>
        <w:t>它们每天都有一刻钟的时间恢复人形。她害怕强盗回来，就离开了，但她从哥哥们那里得知了解救他们的唯一方法：只要她在六年里用</w:t>
      </w:r>
      <w:r w:rsidRPr="00AE2F29">
        <w:rPr>
          <w:rFonts w:ascii="Times New Roman" w:eastAsia="宋体" w:hAnsi="Times New Roman" w:cs="Times New Roman"/>
          <w:szCs w:val="22"/>
          <w:lang w:val="fr-FR"/>
        </w:rPr>
        <w:lastRenderedPageBreak/>
        <w:t>银莲花织出六件衬衫，扔给他们，他们就能恢复人形，但这六年里她既不能笑，也不能说话。她立刻着手织衣。一位国王路过，见她美丽，向她问话，她却从不作答。国王还是娶她为妻，她为他生下了一个孩子。国王的母亲将孩子抱走，诬陷是王后害死了孩子。面对诬陷，她仍一言不发。生下第二个孩子时，情况也是如此；第三个亦然。无论周围发生了什么，她都只是埋首织衣，默默不语。国王虽深爱他，却不得不判她死刑；她要登上火刑柱的那天恰好是六年里的最后一天。人们正要点火的时候，忽然飞来了六只天鹅：她将六件衬衫扔给它们，哥哥们由此得救，而她也终于可以开口为自己辩解。从此以后，哥哥们与她同国王一起生活，只有最小的哥哥仍长着一只翅膀，少了一条胳膊，因为最后</w:t>
      </w:r>
      <w:proofErr w:type="gramStart"/>
      <w:r w:rsidRPr="00AE2F29">
        <w:rPr>
          <w:rFonts w:ascii="Times New Roman" w:eastAsia="宋体" w:hAnsi="Times New Roman" w:cs="Times New Roman"/>
          <w:szCs w:val="22"/>
          <w:lang w:val="fr-FR"/>
        </w:rPr>
        <w:t>那件银莲花</w:t>
      </w:r>
      <w:proofErr w:type="gramEnd"/>
      <w:r w:rsidRPr="00AE2F29">
        <w:rPr>
          <w:rFonts w:ascii="Times New Roman" w:eastAsia="宋体" w:hAnsi="Times New Roman" w:cs="Times New Roman"/>
          <w:szCs w:val="22"/>
          <w:lang w:val="fr-FR"/>
        </w:rPr>
        <w:t>衬衫还缺少一只袖子。</w:t>
      </w:r>
    </w:p>
    <w:p w14:paraId="4D31B804" w14:textId="163FC341" w:rsidR="00510117" w:rsidRDefault="00713524" w:rsidP="00510117">
      <w:pPr>
        <w:spacing w:line="360" w:lineRule="auto"/>
        <w:ind w:firstLineChars="200" w:firstLine="440"/>
        <w:rPr>
          <w:rFonts w:ascii="Times New Roman" w:eastAsia="宋体" w:hAnsi="Times New Roman" w:cs="Times New Roman"/>
          <w:sz w:val="21"/>
          <w:szCs w:val="21"/>
          <w:lang w:val="fr-FR"/>
        </w:rPr>
      </w:pPr>
      <w:r w:rsidRPr="00AE2F29">
        <w:rPr>
          <w:rFonts w:ascii="Times New Roman" w:eastAsia="宋体" w:hAnsi="Times New Roman" w:cs="Times New Roman"/>
          <w:szCs w:val="22"/>
          <w:lang w:val="fr-FR"/>
        </w:rPr>
        <w:t>柏拉图会说：</w:t>
      </w:r>
      <w:r w:rsidRPr="00AE2F29">
        <w:rPr>
          <w:rFonts w:ascii="Times New Roman" w:eastAsia="宋体" w:hAnsi="Times New Roman" w:cs="Times New Roman"/>
          <w:szCs w:val="22"/>
          <w:lang w:val="fr-FR"/>
        </w:rPr>
        <w:t>“</w:t>
      </w:r>
      <w:r w:rsidRPr="00AE2F29">
        <w:rPr>
          <w:rFonts w:ascii="Times New Roman" w:eastAsia="宋体" w:hAnsi="Times New Roman" w:cs="Times New Roman"/>
          <w:szCs w:val="22"/>
          <w:lang w:val="fr-FR"/>
        </w:rPr>
        <w:t>这不是一个童话，而是一个论证。</w:t>
      </w:r>
      <w:r w:rsidRPr="00AE2F29">
        <w:rPr>
          <w:rFonts w:ascii="Times New Roman" w:eastAsia="宋体" w:hAnsi="Times New Roman" w:cs="Times New Roman"/>
          <w:szCs w:val="22"/>
          <w:lang w:val="fr-FR"/>
        </w:rPr>
        <w:t>”</w:t>
      </w:r>
      <w:r w:rsidRPr="00AE2F29">
        <w:rPr>
          <w:rStyle w:val="af4"/>
          <w:rFonts w:ascii="Times New Roman" w:eastAsia="宋体" w:hAnsi="Times New Roman" w:cs="Times New Roman"/>
          <w:szCs w:val="22"/>
          <w:lang w:val="fr-FR"/>
        </w:rPr>
        <w:footnoteReference w:id="3"/>
      </w:r>
      <w:r w:rsidRPr="00AE2F29">
        <w:rPr>
          <w:rFonts w:ascii="Times New Roman" w:eastAsia="宋体" w:hAnsi="Times New Roman" w:cs="Times New Roman"/>
          <w:sz w:val="21"/>
          <w:szCs w:val="21"/>
          <w:lang w:val="fr-FR"/>
        </w:rPr>
        <w:t>我们必须如此沉思这位女子：此刻她正将那六件银莲花衬衫扔向六个哥哥。她哥哥们恢复人形的方式和丧失人形的方式是一样的；就像他们被变成天鹅不是由于自身的过错，他们的得救也是依靠他人的功劳。无疑，若他们是因为自己的过犯才被施了魔法，就应该亲自经受考验以求得救；但这个童话里，他们遭受的</w:t>
      </w:r>
      <w:proofErr w:type="gramStart"/>
      <w:r w:rsidRPr="00AE2F29">
        <w:rPr>
          <w:rFonts w:ascii="Times New Roman" w:eastAsia="宋体" w:hAnsi="Times New Roman" w:cs="Times New Roman"/>
          <w:sz w:val="21"/>
          <w:szCs w:val="21"/>
          <w:lang w:val="fr-FR"/>
        </w:rPr>
        <w:t>恶来自</w:t>
      </w:r>
      <w:proofErr w:type="gramEnd"/>
      <w:r w:rsidRPr="00AE2F29">
        <w:rPr>
          <w:rFonts w:ascii="Times New Roman" w:eastAsia="宋体" w:hAnsi="Times New Roman" w:cs="Times New Roman"/>
          <w:sz w:val="21"/>
          <w:szCs w:val="21"/>
          <w:lang w:val="fr-FR"/>
        </w:rPr>
        <w:t>外部，他们收获的善也同样如此：可以认为，这一切只与身体有关。但假如他们妹妹所要经受的是另外一些考验，比如，寻找一株具有魔力的植物，故事便会截然不同：因为，这样的话，拯救他们的便会是那株植物，而不是他们的妹妹。要想拯救那些因丝绸衬衫而失去人形的哥哥，就必须得有银莲花做成的衬衫：但这衬衫不过是某种救赎之德（</w:t>
      </w:r>
      <w:r w:rsidRPr="00AE2F29">
        <w:rPr>
          <w:rFonts w:ascii="Times New Roman" w:eastAsia="宋体" w:hAnsi="Times New Roman" w:cs="Times New Roman"/>
          <w:sz w:val="21"/>
          <w:szCs w:val="21"/>
          <w:lang w:val="fr-FR"/>
        </w:rPr>
        <w:t>vertu salutaire</w:t>
      </w:r>
      <w:r w:rsidRPr="00AE2F29">
        <w:rPr>
          <w:rFonts w:ascii="Times New Roman" w:eastAsia="宋体" w:hAnsi="Times New Roman" w:cs="Times New Roman"/>
          <w:sz w:val="21"/>
          <w:szCs w:val="21"/>
          <w:lang w:val="fr-FR"/>
        </w:rPr>
        <w:t>）的表象。哥哥们的得救不在于此：要想救出他们，他们的妹妹必须在六年里既不欢笑，也不说话。这是种纯粹戒绝（</w:t>
      </w:r>
      <w:r w:rsidRPr="00AE2F29">
        <w:rPr>
          <w:rFonts w:ascii="Times New Roman" w:eastAsia="宋体" w:hAnsi="Times New Roman" w:cs="Times New Roman"/>
          <w:sz w:val="21"/>
          <w:szCs w:val="21"/>
          <w:lang w:val="fr-FR"/>
        </w:rPr>
        <w:t>abstention pure</w:t>
      </w:r>
      <w:r w:rsidRPr="00AE2F29">
        <w:rPr>
          <w:rFonts w:ascii="Times New Roman" w:eastAsia="宋体" w:hAnsi="Times New Roman" w:cs="Times New Roman"/>
          <w:sz w:val="21"/>
          <w:szCs w:val="21"/>
          <w:lang w:val="fr-FR"/>
        </w:rPr>
        <w:t>）的行动。对国王的爱和国王母亲的诬陷增加了考验的难度；但她真正的美德不在于此；她虽必经艰难：</w:t>
      </w:r>
      <w:proofErr w:type="gramStart"/>
      <w:r w:rsidRPr="00AE2F29">
        <w:rPr>
          <w:rFonts w:ascii="Times New Roman" w:eastAsia="宋体" w:hAnsi="Times New Roman" w:cs="Times New Roman"/>
          <w:sz w:val="21"/>
          <w:szCs w:val="21"/>
          <w:lang w:val="fr-FR"/>
        </w:rPr>
        <w:t>无努力</w:t>
      </w:r>
      <w:proofErr w:type="gramEnd"/>
      <w:r w:rsidRPr="00AE2F29">
        <w:rPr>
          <w:rFonts w:ascii="Times New Roman" w:eastAsia="宋体" w:hAnsi="Times New Roman" w:cs="Times New Roman"/>
          <w:sz w:val="21"/>
          <w:szCs w:val="21"/>
          <w:lang w:val="fr-FR"/>
        </w:rPr>
        <w:t>不能成事；但她的美德在她自身。织出六件衬衫的任务不过是为集中她的努力，并防止她去行动：因为她若想完成任务，除谈笑外，所有行动都将变得不再可能。因此，无为（</w:t>
      </w:r>
      <w:r w:rsidRPr="00AE2F29">
        <w:rPr>
          <w:rFonts w:ascii="Times New Roman" w:eastAsia="宋体" w:hAnsi="Times New Roman" w:cs="Times New Roman"/>
          <w:sz w:val="21"/>
          <w:szCs w:val="21"/>
          <w:lang w:val="fr-FR"/>
        </w:rPr>
        <w:t>néant d'action</w:t>
      </w:r>
      <w:r w:rsidRPr="00AE2F29">
        <w:rPr>
          <w:rFonts w:ascii="Times New Roman" w:eastAsia="宋体" w:hAnsi="Times New Roman" w:cs="Times New Roman"/>
          <w:sz w:val="21"/>
          <w:szCs w:val="21"/>
          <w:lang w:val="fr-FR"/>
        </w:rPr>
        <w:t>）本身就具有一种德性。这一观念与最深邃的东方思想连通。行动从不困难：我们总是行动得太多，总是一刻不停地</w:t>
      </w:r>
      <w:proofErr w:type="gramStart"/>
      <w:r w:rsidRPr="00AE2F29">
        <w:rPr>
          <w:rFonts w:ascii="Times New Roman" w:eastAsia="宋体" w:hAnsi="Times New Roman" w:cs="Times New Roman"/>
          <w:sz w:val="21"/>
          <w:szCs w:val="21"/>
          <w:lang w:val="fr-FR"/>
        </w:rPr>
        <w:t>播撒着</w:t>
      </w:r>
      <w:proofErr w:type="gramEnd"/>
      <w:r w:rsidRPr="00AE2F29">
        <w:rPr>
          <w:rFonts w:ascii="Times New Roman" w:eastAsia="宋体" w:hAnsi="Times New Roman" w:cs="Times New Roman"/>
          <w:sz w:val="21"/>
          <w:szCs w:val="21"/>
          <w:lang w:val="fr-FR"/>
        </w:rPr>
        <w:t>无序的行动。用银莲花做六件衬衫，并且保持沉默：这是我们获取力量的唯一方法。这里的银莲花并不如我们所想那样，代表着某种纯洁，与被施了魔法的衬衫上的蚕丝相对照；虽然，毫无疑问，能花六年编织白色银莲花的人绝不会缺少专注；银莲花也是一种极其纯洁的花朵。但关键在于，银莲花几乎不</w:t>
      </w:r>
      <w:r w:rsidRPr="00AE2F29">
        <w:rPr>
          <w:rFonts w:ascii="Times New Roman" w:eastAsia="宋体" w:hAnsi="Times New Roman" w:cs="Times New Roman"/>
          <w:sz w:val="21"/>
          <w:szCs w:val="21"/>
          <w:lang w:val="fr-FR"/>
        </w:rPr>
        <w:lastRenderedPageBreak/>
        <w:t>可能织成衬衫，而这困难使得任何一个可能毁掉这六年沉默的行动变得不再可能。此世中唯一的力量就是纯洁；凡</w:t>
      </w:r>
      <w:proofErr w:type="gramStart"/>
      <w:r w:rsidRPr="00AE2F29">
        <w:rPr>
          <w:rFonts w:ascii="Times New Roman" w:eastAsia="宋体" w:hAnsi="Times New Roman" w:cs="Times New Roman"/>
          <w:sz w:val="21"/>
          <w:szCs w:val="21"/>
          <w:lang w:val="fr-FR"/>
        </w:rPr>
        <w:t>不</w:t>
      </w:r>
      <w:proofErr w:type="gramEnd"/>
      <w:r w:rsidRPr="00AE2F29">
        <w:rPr>
          <w:rFonts w:ascii="Times New Roman" w:eastAsia="宋体" w:hAnsi="Times New Roman" w:cs="Times New Roman"/>
          <w:sz w:val="21"/>
          <w:szCs w:val="21"/>
          <w:lang w:val="fr-FR"/>
        </w:rPr>
        <w:t>掺杂质的，皆是一片真理。光彩夺目的布料也永远比不上美丽的钻石。坚固的建筑就是出自这些纯美的石头和纯美的木头，不掺人工。即便是借助冥想，让人停止行动，而仅跟随表盘上的秒针走上一分钟，</w:t>
      </w:r>
      <w:proofErr w:type="gramStart"/>
      <w:r w:rsidRPr="00AE2F29">
        <w:rPr>
          <w:rFonts w:ascii="Times New Roman" w:eastAsia="宋体" w:hAnsi="Times New Roman" w:cs="Times New Roman"/>
          <w:sz w:val="21"/>
          <w:szCs w:val="21"/>
          <w:lang w:val="fr-FR"/>
        </w:rPr>
        <w:t>仅关注</w:t>
      </w:r>
      <w:proofErr w:type="gramEnd"/>
      <w:r w:rsidRPr="00AE2F29">
        <w:rPr>
          <w:rFonts w:ascii="Times New Roman" w:eastAsia="宋体" w:hAnsi="Times New Roman" w:cs="Times New Roman"/>
          <w:sz w:val="21"/>
          <w:szCs w:val="21"/>
          <w:lang w:val="fr-FR"/>
        </w:rPr>
        <w:t>秒针而心无旁骛，这也不算虚度时间。唯一的力量和唯一的美德就在于克制行动（</w:t>
      </w:r>
      <w:r w:rsidRPr="00AE2F29">
        <w:rPr>
          <w:rFonts w:ascii="Times New Roman" w:eastAsia="宋体" w:hAnsi="Times New Roman" w:cs="Times New Roman"/>
          <w:sz w:val="21"/>
          <w:szCs w:val="21"/>
          <w:lang w:val="fr-FR"/>
        </w:rPr>
        <w:t>se retenir d'agir</w:t>
      </w:r>
      <w:r w:rsidRPr="00AE2F29">
        <w:rPr>
          <w:rFonts w:ascii="Times New Roman" w:eastAsia="宋体" w:hAnsi="Times New Roman" w:cs="Times New Roman"/>
          <w:sz w:val="21"/>
          <w:szCs w:val="21"/>
          <w:lang w:val="fr-FR"/>
        </w:rPr>
        <w:t>）。所有这些都是灵魂层面的真实，但在这个童话里，它们是身体层面的，因为</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将灵魂的真理置入身体之中</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，正是这点构成了神话。根据柏拉图，身体上的不</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行动（</w:t>
      </w:r>
      <w:r w:rsidRPr="00AE2F29">
        <w:rPr>
          <w:rFonts w:ascii="Times New Roman" w:eastAsia="宋体" w:hAnsi="Times New Roman" w:cs="Times New Roman"/>
          <w:sz w:val="21"/>
          <w:szCs w:val="21"/>
          <w:lang w:val="fr-FR"/>
        </w:rPr>
        <w:t>non-agir</w:t>
      </w:r>
      <w:r w:rsidRPr="00AE2F29">
        <w:rPr>
          <w:rFonts w:ascii="Times New Roman" w:eastAsia="宋体" w:hAnsi="Times New Roman" w:cs="Times New Roman"/>
          <w:sz w:val="21"/>
          <w:szCs w:val="21"/>
          <w:lang w:val="fr-FR"/>
        </w:rPr>
        <w:t>）只有在这样的国度才属可能：死掉的赤裸法官们在其中</w:t>
      </w:r>
      <w:proofErr w:type="gramStart"/>
      <w:r w:rsidRPr="00AE2F29">
        <w:rPr>
          <w:rFonts w:ascii="Times New Roman" w:eastAsia="宋体" w:hAnsi="Times New Roman" w:cs="Times New Roman"/>
          <w:sz w:val="21"/>
          <w:szCs w:val="21"/>
          <w:lang w:val="fr-FR"/>
        </w:rPr>
        <w:t>审判着</w:t>
      </w:r>
      <w:proofErr w:type="gramEnd"/>
      <w:r w:rsidRPr="00AE2F29">
        <w:rPr>
          <w:rFonts w:ascii="Times New Roman" w:eastAsia="宋体" w:hAnsi="Times New Roman" w:cs="Times New Roman"/>
          <w:sz w:val="21"/>
          <w:szCs w:val="21"/>
          <w:lang w:val="fr-FR"/>
        </w:rPr>
        <w:t>死掉的赤裸灵魂。</w:t>
      </w:r>
      <w:r w:rsidRPr="00AE2F29">
        <w:rPr>
          <w:rStyle w:val="af4"/>
          <w:rFonts w:ascii="Times New Roman" w:eastAsia="宋体" w:hAnsi="Times New Roman" w:cs="Times New Roman"/>
          <w:sz w:val="21"/>
          <w:szCs w:val="21"/>
          <w:lang w:val="fr-FR"/>
        </w:rPr>
        <w:footnoteReference w:id="4"/>
      </w:r>
      <w:r w:rsidRPr="00AE2F29">
        <w:rPr>
          <w:rFonts w:ascii="Times New Roman" w:eastAsia="宋体" w:hAnsi="Times New Roman" w:cs="Times New Roman"/>
          <w:sz w:val="21"/>
          <w:szCs w:val="21"/>
          <w:lang w:val="fr-FR"/>
        </w:rPr>
        <w:t>这个童话的全部剧情都在女主角的灵魂中上演：那些丝绸衬衫在她之中，那些银莲花衬衫亦是如此；但我们不是早已被衬衫的魔法性质提醒这点？毕竟，魔法不正是显现在身体层面的，唯有柏拉图笔下死掉的赤裸法官们才能在我们的灵魂深处看到的东西吗？</w:t>
      </w:r>
    </w:p>
    <w:p w14:paraId="52740474" w14:textId="77777777" w:rsidR="00510117" w:rsidRDefault="00510117" w:rsidP="00510117">
      <w:pPr>
        <w:spacing w:line="360" w:lineRule="auto"/>
        <w:ind w:firstLineChars="200" w:firstLine="420"/>
        <w:rPr>
          <w:rFonts w:ascii="Times New Roman" w:eastAsia="宋体" w:hAnsi="Times New Roman" w:cs="Times New Roman"/>
          <w:sz w:val="21"/>
          <w:szCs w:val="21"/>
          <w:lang w:val="fr-FR"/>
        </w:rPr>
      </w:pPr>
    </w:p>
    <w:p w14:paraId="15E39E91" w14:textId="2F5E6985" w:rsidR="00510117" w:rsidRPr="00510117" w:rsidRDefault="00C15E70" w:rsidP="00510117">
      <w:pPr>
        <w:pStyle w:val="1"/>
        <w:spacing w:line="360" w:lineRule="auto"/>
        <w:rPr>
          <w:rFonts w:ascii="Times New Roman" w:eastAsia="宋体" w:hAnsi="Times New Roman" w:cs="Times New Roman"/>
          <w:color w:val="auto"/>
          <w:sz w:val="21"/>
          <w:szCs w:val="21"/>
          <w:lang w:val="fr-FR"/>
        </w:rPr>
      </w:pPr>
      <w:bookmarkStart w:id="4" w:name="_Toc198218923"/>
      <w:r>
        <w:rPr>
          <w:rFonts w:ascii="Times New Roman" w:eastAsia="宋体" w:hAnsi="Times New Roman" w:cs="Times New Roman" w:hint="eastAsia"/>
          <w:color w:val="auto"/>
          <w:sz w:val="21"/>
          <w:szCs w:val="21"/>
          <w:lang w:val="fr-FR"/>
        </w:rPr>
        <w:t>关于</w:t>
      </w:r>
      <w:r w:rsidR="00510117" w:rsidRPr="00510117">
        <w:rPr>
          <w:rFonts w:ascii="Times New Roman" w:eastAsia="宋体" w:hAnsi="Times New Roman" w:cs="Times New Roman" w:hint="eastAsia"/>
          <w:color w:val="auto"/>
          <w:sz w:val="21"/>
          <w:szCs w:val="21"/>
          <w:lang w:val="fr-FR"/>
        </w:rPr>
        <w:t>价值概念的几点反思</w:t>
      </w:r>
      <w:bookmarkEnd w:id="4"/>
    </w:p>
    <w:bookmarkEnd w:id="0"/>
    <w:p w14:paraId="47367A93" w14:textId="11EC9E1A" w:rsidR="00702BBA" w:rsidRPr="00C15E70" w:rsidRDefault="00510117" w:rsidP="00C15E70">
      <w:pPr>
        <w:spacing w:line="360" w:lineRule="auto"/>
        <w:ind w:firstLineChars="200" w:firstLine="420"/>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w:t>
      </w:r>
      <w:proofErr w:type="gramStart"/>
      <w:r w:rsidRPr="00AE2F29">
        <w:rPr>
          <w:rFonts w:ascii="Times New Roman" w:eastAsia="宋体" w:hAnsi="Times New Roman" w:cs="Times New Roman"/>
          <w:sz w:val="21"/>
          <w:szCs w:val="21"/>
          <w:lang w:val="fr-FR"/>
        </w:rPr>
        <w:t>译按</w:t>
      </w:r>
      <w:proofErr w:type="gramEnd"/>
      <w:r w:rsidRPr="00AE2F29">
        <w:rPr>
          <w:rFonts w:ascii="Times New Roman" w:eastAsia="宋体" w:hAnsi="Times New Roman" w:cs="Times New Roman"/>
          <w:sz w:val="21"/>
          <w:szCs w:val="21"/>
          <w:lang w:val="fr-FR"/>
        </w:rPr>
        <w:t>]</w:t>
      </w:r>
      <w:r w:rsidRPr="00AE2F29">
        <w:rPr>
          <w:sz w:val="20"/>
          <w:szCs w:val="21"/>
          <w:lang w:val="fr-FR"/>
        </w:rPr>
        <w:t xml:space="preserve"> </w:t>
      </w:r>
      <w:r w:rsidRPr="00AE2F29">
        <w:rPr>
          <w:rFonts w:ascii="Times New Roman" w:eastAsia="宋体" w:hAnsi="Times New Roman" w:cs="Times New Roman"/>
          <w:sz w:val="21"/>
          <w:szCs w:val="21"/>
          <w:lang w:val="fr-FR"/>
        </w:rPr>
        <w:t>本文原标题为</w:t>
      </w:r>
      <w:r w:rsidRPr="00510117">
        <w:rPr>
          <w:rFonts w:ascii="Times New Roman" w:eastAsia="宋体" w:hAnsi="Times New Roman" w:cs="Times New Roman" w:hint="eastAsia"/>
          <w:i/>
          <w:iCs/>
          <w:sz w:val="21"/>
          <w:szCs w:val="21"/>
          <w:lang w:val="fr-FR"/>
        </w:rPr>
        <w:t xml:space="preserve">Quelques </w:t>
      </w:r>
      <w:r>
        <w:rPr>
          <w:rFonts w:ascii="Times New Roman" w:eastAsia="宋体" w:hAnsi="Times New Roman" w:cs="Times New Roman" w:hint="eastAsia"/>
          <w:i/>
          <w:iCs/>
          <w:sz w:val="21"/>
          <w:szCs w:val="21"/>
          <w:lang w:val="fr-FR"/>
        </w:rPr>
        <w:t>R</w:t>
      </w:r>
      <w:r w:rsidRPr="00510117">
        <w:rPr>
          <w:rFonts w:ascii="Times New Roman" w:eastAsia="宋体" w:hAnsi="Times New Roman" w:cs="Times New Roman" w:hint="eastAsia"/>
          <w:i/>
          <w:iCs/>
          <w:sz w:val="21"/>
          <w:szCs w:val="21"/>
          <w:lang w:val="fr-FR"/>
        </w:rPr>
        <w:t>é</w:t>
      </w:r>
      <w:r w:rsidRPr="00510117">
        <w:rPr>
          <w:rFonts w:ascii="Times New Roman" w:eastAsia="宋体" w:hAnsi="Times New Roman" w:cs="Times New Roman" w:hint="eastAsia"/>
          <w:i/>
          <w:iCs/>
          <w:sz w:val="21"/>
          <w:szCs w:val="21"/>
          <w:lang w:val="fr-FR"/>
        </w:rPr>
        <w:t xml:space="preserve">flexions </w:t>
      </w:r>
      <w:r w:rsidR="00702BBA">
        <w:rPr>
          <w:rFonts w:ascii="Times New Roman" w:eastAsia="宋体" w:hAnsi="Times New Roman" w:cs="Times New Roman" w:hint="eastAsia"/>
          <w:i/>
          <w:iCs/>
          <w:sz w:val="21"/>
          <w:szCs w:val="21"/>
          <w:lang w:val="fr-FR"/>
        </w:rPr>
        <w:t>a</w:t>
      </w:r>
      <w:r w:rsidRPr="00510117">
        <w:rPr>
          <w:rFonts w:ascii="Times New Roman" w:eastAsia="宋体" w:hAnsi="Times New Roman" w:cs="Times New Roman" w:hint="eastAsia"/>
          <w:i/>
          <w:iCs/>
          <w:sz w:val="21"/>
          <w:szCs w:val="21"/>
          <w:lang w:val="fr-FR"/>
        </w:rPr>
        <w:t xml:space="preserve">utour de la </w:t>
      </w:r>
      <w:r>
        <w:rPr>
          <w:rFonts w:ascii="Times New Roman" w:eastAsia="宋体" w:hAnsi="Times New Roman" w:cs="Times New Roman" w:hint="eastAsia"/>
          <w:i/>
          <w:iCs/>
          <w:sz w:val="21"/>
          <w:szCs w:val="21"/>
          <w:lang w:val="fr-FR"/>
        </w:rPr>
        <w:t>N</w:t>
      </w:r>
      <w:r w:rsidRPr="00510117">
        <w:rPr>
          <w:rFonts w:ascii="Times New Roman" w:eastAsia="宋体" w:hAnsi="Times New Roman" w:cs="Times New Roman" w:hint="eastAsia"/>
          <w:i/>
          <w:iCs/>
          <w:sz w:val="21"/>
          <w:szCs w:val="21"/>
          <w:lang w:val="fr-FR"/>
        </w:rPr>
        <w:t xml:space="preserve">otion de </w:t>
      </w:r>
      <w:r>
        <w:rPr>
          <w:rFonts w:ascii="Times New Roman" w:eastAsia="宋体" w:hAnsi="Times New Roman" w:cs="Times New Roman" w:hint="eastAsia"/>
          <w:i/>
          <w:iCs/>
          <w:sz w:val="21"/>
          <w:szCs w:val="21"/>
          <w:lang w:val="fr-FR"/>
        </w:rPr>
        <w:t>V</w:t>
      </w:r>
      <w:r w:rsidRPr="00510117">
        <w:rPr>
          <w:rFonts w:ascii="Times New Roman" w:eastAsia="宋体" w:hAnsi="Times New Roman" w:cs="Times New Roman" w:hint="eastAsia"/>
          <w:i/>
          <w:iCs/>
          <w:sz w:val="21"/>
          <w:szCs w:val="21"/>
          <w:lang w:val="fr-FR"/>
        </w:rPr>
        <w:t>aleur</w:t>
      </w:r>
      <w:r w:rsidRPr="00AE2F29">
        <w:rPr>
          <w:rFonts w:ascii="Times New Roman" w:eastAsia="宋体" w:hAnsi="Times New Roman" w:cs="Times New Roman"/>
          <w:sz w:val="21"/>
          <w:szCs w:val="21"/>
          <w:lang w:val="fr-FR"/>
        </w:rPr>
        <w:t>，</w:t>
      </w:r>
      <w:r w:rsidR="00702BBA" w:rsidRPr="00510117">
        <w:rPr>
          <w:rFonts w:ascii="Times New Roman" w:eastAsia="宋体" w:hAnsi="Times New Roman" w:cs="Times New Roman" w:hint="eastAsia"/>
          <w:sz w:val="21"/>
          <w:szCs w:val="21"/>
        </w:rPr>
        <w:t>写于</w:t>
      </w:r>
      <w:r w:rsidR="00702BBA" w:rsidRPr="00510117">
        <w:rPr>
          <w:rFonts w:ascii="Times New Roman" w:eastAsia="宋体" w:hAnsi="Times New Roman" w:cs="Times New Roman" w:hint="eastAsia"/>
          <w:sz w:val="21"/>
          <w:szCs w:val="21"/>
          <w:lang w:val="fr-FR"/>
        </w:rPr>
        <w:t>1941</w:t>
      </w:r>
      <w:r w:rsidR="00702BBA" w:rsidRPr="00510117">
        <w:rPr>
          <w:rFonts w:ascii="Times New Roman" w:eastAsia="宋体" w:hAnsi="Times New Roman" w:cs="Times New Roman" w:hint="eastAsia"/>
          <w:sz w:val="21"/>
          <w:szCs w:val="21"/>
        </w:rPr>
        <w:t>年初</w:t>
      </w:r>
      <w:r w:rsidR="00702BBA">
        <w:rPr>
          <w:rFonts w:ascii="Times New Roman" w:eastAsia="宋体" w:hAnsi="Times New Roman" w:cs="Times New Roman" w:hint="eastAsia"/>
          <w:sz w:val="21"/>
          <w:szCs w:val="21"/>
          <w:lang w:val="fr-FR"/>
        </w:rPr>
        <w:t>。诗人瓦雷里于</w:t>
      </w:r>
      <w:r w:rsidRPr="00510117">
        <w:rPr>
          <w:rFonts w:ascii="Times New Roman" w:eastAsia="宋体" w:hAnsi="Times New Roman" w:cs="Times New Roman" w:hint="eastAsia"/>
          <w:sz w:val="21"/>
          <w:szCs w:val="21"/>
        </w:rPr>
        <w:t>1937</w:t>
      </w:r>
      <w:r w:rsidRPr="00510117">
        <w:rPr>
          <w:rFonts w:ascii="Times New Roman" w:eastAsia="宋体" w:hAnsi="Times New Roman" w:cs="Times New Roman" w:hint="eastAsia"/>
          <w:sz w:val="21"/>
          <w:szCs w:val="21"/>
        </w:rPr>
        <w:t>年至</w:t>
      </w:r>
      <w:r w:rsidRPr="00510117">
        <w:rPr>
          <w:rFonts w:ascii="Times New Roman" w:eastAsia="宋体" w:hAnsi="Times New Roman" w:cs="Times New Roman" w:hint="eastAsia"/>
          <w:sz w:val="21"/>
          <w:szCs w:val="21"/>
        </w:rPr>
        <w:t>1945</w:t>
      </w:r>
      <w:r w:rsidRPr="00510117">
        <w:rPr>
          <w:rFonts w:ascii="Times New Roman" w:eastAsia="宋体" w:hAnsi="Times New Roman" w:cs="Times New Roman" w:hint="eastAsia"/>
          <w:sz w:val="21"/>
          <w:szCs w:val="21"/>
        </w:rPr>
        <w:t>年间在法兰西学院举办</w:t>
      </w:r>
      <w:r w:rsidR="00702BBA">
        <w:rPr>
          <w:rFonts w:ascii="Times New Roman" w:eastAsia="宋体" w:hAnsi="Times New Roman" w:cs="Times New Roman" w:hint="eastAsia"/>
          <w:sz w:val="21"/>
          <w:szCs w:val="21"/>
        </w:rPr>
        <w:t>了</w:t>
      </w:r>
      <w:r w:rsidRPr="00510117">
        <w:rPr>
          <w:rFonts w:ascii="Times New Roman" w:eastAsia="宋体" w:hAnsi="Times New Roman" w:cs="Times New Roman" w:hint="eastAsia"/>
          <w:sz w:val="21"/>
          <w:szCs w:val="21"/>
        </w:rPr>
        <w:t>一系列讲座。</w:t>
      </w:r>
      <w:proofErr w:type="gramStart"/>
      <w:r w:rsidR="00702BBA">
        <w:rPr>
          <w:rFonts w:ascii="Times New Roman" w:eastAsia="宋体" w:hAnsi="Times New Roman" w:cs="Times New Roman" w:hint="eastAsia"/>
          <w:sz w:val="21"/>
          <w:szCs w:val="21"/>
        </w:rPr>
        <w:t>薇</w:t>
      </w:r>
      <w:proofErr w:type="gramEnd"/>
      <w:r w:rsidR="00702BBA">
        <w:rPr>
          <w:rFonts w:ascii="Times New Roman" w:eastAsia="宋体" w:hAnsi="Times New Roman" w:cs="Times New Roman" w:hint="eastAsia"/>
          <w:sz w:val="21"/>
          <w:szCs w:val="21"/>
        </w:rPr>
        <w:t>依</w:t>
      </w:r>
      <w:r w:rsidRPr="00510117">
        <w:rPr>
          <w:rFonts w:ascii="Times New Roman" w:eastAsia="宋体" w:hAnsi="Times New Roman" w:cs="Times New Roman" w:hint="eastAsia"/>
          <w:sz w:val="21"/>
          <w:szCs w:val="21"/>
        </w:rPr>
        <w:t>阅读了</w:t>
      </w:r>
      <w:r w:rsidR="00702BBA">
        <w:rPr>
          <w:rFonts w:ascii="Times New Roman" w:eastAsia="宋体" w:hAnsi="Times New Roman" w:cs="Times New Roman" w:hint="eastAsia"/>
          <w:sz w:val="21"/>
          <w:szCs w:val="21"/>
        </w:rPr>
        <w:t>刊登在杂志上的</w:t>
      </w:r>
      <w:r w:rsidR="00126E5F">
        <w:rPr>
          <w:rFonts w:ascii="Times New Roman" w:eastAsia="宋体" w:hAnsi="Times New Roman" w:cs="Times New Roman" w:hint="eastAsia"/>
          <w:sz w:val="21"/>
          <w:szCs w:val="21"/>
        </w:rPr>
        <w:t>相关</w:t>
      </w:r>
      <w:r w:rsidRPr="00510117">
        <w:rPr>
          <w:rFonts w:ascii="Times New Roman" w:eastAsia="宋体" w:hAnsi="Times New Roman" w:cs="Times New Roman" w:hint="eastAsia"/>
          <w:sz w:val="21"/>
          <w:szCs w:val="21"/>
        </w:rPr>
        <w:t>笔记</w:t>
      </w:r>
      <w:r w:rsidR="00702BBA">
        <w:rPr>
          <w:rFonts w:ascii="Times New Roman" w:eastAsia="宋体" w:hAnsi="Times New Roman" w:cs="Times New Roman" w:hint="eastAsia"/>
          <w:sz w:val="21"/>
          <w:szCs w:val="21"/>
        </w:rPr>
        <w:t>，随后给瓦雷里</w:t>
      </w:r>
      <w:r w:rsidRPr="00510117">
        <w:rPr>
          <w:rFonts w:ascii="Times New Roman" w:eastAsia="宋体" w:hAnsi="Times New Roman" w:cs="Times New Roman" w:hint="eastAsia"/>
          <w:sz w:val="21"/>
          <w:szCs w:val="21"/>
        </w:rPr>
        <w:t>写了一封信，并在笔记本上记录了一些内容，最后</w:t>
      </w:r>
      <w:r w:rsidR="00702BBA">
        <w:rPr>
          <w:rFonts w:ascii="Times New Roman" w:eastAsia="宋体" w:hAnsi="Times New Roman" w:cs="Times New Roman" w:hint="eastAsia"/>
          <w:sz w:val="21"/>
          <w:szCs w:val="21"/>
        </w:rPr>
        <w:t>汇成</w:t>
      </w:r>
      <w:r w:rsidRPr="00510117">
        <w:rPr>
          <w:rFonts w:ascii="Times New Roman" w:eastAsia="宋体" w:hAnsi="Times New Roman" w:cs="Times New Roman" w:hint="eastAsia"/>
          <w:sz w:val="21"/>
          <w:szCs w:val="21"/>
        </w:rPr>
        <w:t>了这篇文章。</w:t>
      </w:r>
      <w:r w:rsidR="00126E5F">
        <w:rPr>
          <w:rFonts w:ascii="Times New Roman" w:eastAsia="宋体" w:hAnsi="Times New Roman" w:cs="Times New Roman" w:hint="eastAsia"/>
          <w:sz w:val="21"/>
          <w:szCs w:val="21"/>
        </w:rPr>
        <w:t>瓦雷里在这些讲座中主张“哲学是诗”，并在讨论艺术的价值时使用了经济学类比。</w:t>
      </w:r>
      <w:r w:rsidR="00126E5F" w:rsidRPr="00AE2F29">
        <w:rPr>
          <w:rFonts w:ascii="Times New Roman" w:eastAsia="宋体" w:hAnsi="Times New Roman" w:cs="Times New Roman"/>
          <w:sz w:val="21"/>
          <w:szCs w:val="21"/>
          <w:lang w:val="fr-FR"/>
        </w:rPr>
        <w:t>此处译文译自法文版《薇依全集》（</w:t>
      </w:r>
      <w:r w:rsidR="00126E5F" w:rsidRPr="00AE2F29">
        <w:rPr>
          <w:rFonts w:ascii="Times New Roman" w:eastAsia="宋体" w:hAnsi="Times New Roman" w:cs="Times New Roman"/>
          <w:i/>
          <w:iCs/>
          <w:sz w:val="21"/>
          <w:szCs w:val="21"/>
          <w:lang w:val="fr-FR"/>
        </w:rPr>
        <w:t>Œuvres complètes</w:t>
      </w:r>
      <w:r w:rsidR="00126E5F" w:rsidRPr="00AE2F29">
        <w:rPr>
          <w:rFonts w:ascii="Times New Roman" w:eastAsia="宋体" w:hAnsi="Times New Roman" w:cs="Times New Roman"/>
          <w:sz w:val="21"/>
          <w:szCs w:val="21"/>
          <w:lang w:val="fr-FR"/>
        </w:rPr>
        <w:t xml:space="preserve">, Tome </w:t>
      </w:r>
      <w:r w:rsidR="00126E5F">
        <w:rPr>
          <w:rFonts w:ascii="Times New Roman" w:eastAsia="宋体" w:hAnsi="Times New Roman" w:cs="Times New Roman" w:hint="eastAsia"/>
          <w:sz w:val="21"/>
          <w:szCs w:val="21"/>
          <w:lang w:val="fr-FR"/>
        </w:rPr>
        <w:t>4</w:t>
      </w:r>
      <w:r w:rsidR="00C15E70">
        <w:rPr>
          <w:rFonts w:ascii="Times New Roman" w:eastAsia="宋体" w:hAnsi="Times New Roman" w:cs="Times New Roman" w:hint="eastAsia"/>
          <w:sz w:val="21"/>
          <w:szCs w:val="21"/>
          <w:lang w:val="fr-FR"/>
        </w:rPr>
        <w:t xml:space="preserve"> </w:t>
      </w:r>
      <w:r w:rsidR="00126E5F" w:rsidRPr="00AE2F29">
        <w:rPr>
          <w:rFonts w:ascii="Times New Roman" w:eastAsia="宋体" w:hAnsi="Times New Roman" w:cs="Times New Roman"/>
          <w:sz w:val="21"/>
          <w:szCs w:val="21"/>
          <w:lang w:val="fr-FR"/>
        </w:rPr>
        <w:t>, Gallimard, 1988</w:t>
      </w:r>
      <w:r w:rsidR="00126E5F" w:rsidRPr="00AE2F29">
        <w:rPr>
          <w:rFonts w:ascii="Times New Roman" w:eastAsia="宋体" w:hAnsi="Times New Roman" w:cs="Times New Roman"/>
          <w:sz w:val="21"/>
          <w:szCs w:val="21"/>
          <w:lang w:val="fr-FR"/>
        </w:rPr>
        <w:t>），</w:t>
      </w:r>
      <w:r w:rsidR="00C15E70" w:rsidRPr="00AE2F29">
        <w:rPr>
          <w:rFonts w:ascii="Times New Roman" w:eastAsia="宋体" w:hAnsi="Times New Roman" w:cs="Times New Roman"/>
          <w:sz w:val="21"/>
          <w:szCs w:val="21"/>
          <w:lang w:val="fr-FR"/>
        </w:rPr>
        <w:t>并参考了</w:t>
      </w:r>
      <w:r w:rsidR="00C15E70" w:rsidRPr="00AE2F29">
        <w:rPr>
          <w:rFonts w:ascii="Times New Roman" w:eastAsia="宋体" w:hAnsi="Times New Roman" w:cs="Times New Roman"/>
          <w:sz w:val="21"/>
          <w:szCs w:val="21"/>
          <w:lang w:val="fr-FR"/>
        </w:rPr>
        <w:t>Eric O. Springsted</w:t>
      </w:r>
      <w:r w:rsidR="00C15E70" w:rsidRPr="00AE2F29">
        <w:rPr>
          <w:rFonts w:ascii="Times New Roman" w:eastAsia="宋体" w:hAnsi="Times New Roman" w:cs="Times New Roman"/>
          <w:sz w:val="21"/>
          <w:szCs w:val="21"/>
          <w:lang w:val="fr-FR"/>
        </w:rPr>
        <w:t>与</w:t>
      </w:r>
      <w:r w:rsidR="00C15E70" w:rsidRPr="00AE2F29">
        <w:rPr>
          <w:rFonts w:ascii="Times New Roman" w:eastAsia="宋体" w:hAnsi="Times New Roman" w:cs="Times New Roman"/>
          <w:sz w:val="21"/>
          <w:szCs w:val="21"/>
          <w:lang w:val="fr-FR"/>
        </w:rPr>
        <w:t>Lawrence E. Schmidt</w:t>
      </w:r>
      <w:r w:rsidR="00C15E70" w:rsidRPr="00AE2F29">
        <w:rPr>
          <w:rFonts w:ascii="Times New Roman" w:eastAsia="宋体" w:hAnsi="Times New Roman" w:cs="Times New Roman"/>
          <w:sz w:val="21"/>
          <w:szCs w:val="21"/>
          <w:lang w:val="fr-FR"/>
        </w:rPr>
        <w:t>合译的英译本（</w:t>
      </w:r>
      <w:r w:rsidR="00C15E70" w:rsidRPr="00AE2F29">
        <w:rPr>
          <w:rFonts w:ascii="Times New Roman" w:eastAsia="宋体" w:hAnsi="Times New Roman" w:cs="Times New Roman"/>
          <w:i/>
          <w:iCs/>
          <w:sz w:val="21"/>
          <w:szCs w:val="21"/>
          <w:lang w:val="fr-FR"/>
        </w:rPr>
        <w:t>Late Philosophical Writings</w:t>
      </w:r>
      <w:r w:rsidR="00C15E70" w:rsidRPr="00AE2F29">
        <w:rPr>
          <w:rFonts w:ascii="Times New Roman" w:eastAsia="宋体" w:hAnsi="Times New Roman" w:cs="Times New Roman"/>
          <w:sz w:val="21"/>
          <w:szCs w:val="21"/>
          <w:lang w:val="fr-FR"/>
        </w:rPr>
        <w:t>, University of Notre Dame Press, 2015</w:t>
      </w:r>
      <w:r w:rsidR="00C15E70" w:rsidRPr="00AE2F29">
        <w:rPr>
          <w:rFonts w:ascii="Times New Roman" w:eastAsia="宋体" w:hAnsi="Times New Roman" w:cs="Times New Roman"/>
          <w:sz w:val="21"/>
          <w:szCs w:val="21"/>
          <w:lang w:val="fr-FR"/>
        </w:rPr>
        <w:t>）</w:t>
      </w:r>
    </w:p>
    <w:p w14:paraId="09DC0AD3" w14:textId="77777777" w:rsidR="00510117" w:rsidRPr="00510117" w:rsidRDefault="00510117" w:rsidP="00C15E70">
      <w:pPr>
        <w:spacing w:line="360" w:lineRule="auto"/>
        <w:ind w:firstLineChars="200" w:firstLine="420"/>
        <w:rPr>
          <w:rFonts w:ascii="Times New Roman" w:eastAsia="宋体" w:hAnsi="Times New Roman" w:cs="Times New Roman"/>
          <w:sz w:val="21"/>
          <w:szCs w:val="21"/>
        </w:rPr>
      </w:pPr>
    </w:p>
    <w:p w14:paraId="599808E2" w14:textId="77777777" w:rsidR="00510117" w:rsidRPr="00510117" w:rsidRDefault="00510117" w:rsidP="00C15E70">
      <w:pPr>
        <w:spacing w:line="360" w:lineRule="auto"/>
        <w:ind w:firstLineChars="200" w:firstLine="420"/>
        <w:rPr>
          <w:rFonts w:ascii="Times New Roman" w:eastAsia="宋体" w:hAnsi="Times New Roman" w:cs="Times New Roman"/>
          <w:sz w:val="21"/>
          <w:szCs w:val="21"/>
          <w:u w:val="single"/>
        </w:rPr>
      </w:pPr>
      <w:r w:rsidRPr="00510117">
        <w:rPr>
          <w:rFonts w:ascii="Times New Roman" w:eastAsia="宋体" w:hAnsi="Times New Roman" w:cs="Times New Roman" w:hint="eastAsia"/>
          <w:sz w:val="21"/>
          <w:szCs w:val="21"/>
        </w:rPr>
        <w:t>价值概念位于哲学的核心。一切对价值概念和价值等级的反思都属哲学；一切与价值无涉的思考，归根结底，都与哲学无涉。这样看来，哲学本身的价值便是</w:t>
      </w:r>
      <w:proofErr w:type="gramStart"/>
      <w:r w:rsidRPr="00510117">
        <w:rPr>
          <w:rFonts w:ascii="Times New Roman" w:eastAsia="宋体" w:hAnsi="Times New Roman" w:cs="Times New Roman" w:hint="eastAsia"/>
          <w:sz w:val="21"/>
          <w:szCs w:val="21"/>
        </w:rPr>
        <w:t>不</w:t>
      </w:r>
      <w:proofErr w:type="gramEnd"/>
      <w:r w:rsidRPr="00510117">
        <w:rPr>
          <w:rFonts w:ascii="Times New Roman" w:eastAsia="宋体" w:hAnsi="Times New Roman" w:cs="Times New Roman" w:hint="eastAsia"/>
          <w:sz w:val="21"/>
          <w:szCs w:val="21"/>
        </w:rPr>
        <w:t>证自明的。因为，实际上，价值的观念始终存在于每个人的心灵；每个人的思想和行动都始终以善为导向，没有人不这样做。另一方面，价值只是反思的对象，而</w:t>
      </w:r>
      <w:proofErr w:type="gramStart"/>
      <w:r w:rsidRPr="00510117">
        <w:rPr>
          <w:rFonts w:ascii="Times New Roman" w:eastAsia="宋体" w:hAnsi="Times New Roman" w:cs="Times New Roman" w:hint="eastAsia"/>
          <w:sz w:val="21"/>
          <w:szCs w:val="21"/>
        </w:rPr>
        <w:t>非经验</w:t>
      </w:r>
      <w:proofErr w:type="gramEnd"/>
      <w:r w:rsidRPr="00510117">
        <w:rPr>
          <w:rFonts w:ascii="Times New Roman" w:eastAsia="宋体" w:hAnsi="Times New Roman" w:cs="Times New Roman" w:hint="eastAsia"/>
          <w:sz w:val="21"/>
          <w:szCs w:val="21"/>
        </w:rPr>
        <w:t>的对象。在某种意义上，人类生活的法则是：先哲思，后生活；因为在具体情景中做出的生死抉择本身就意味</w:t>
      </w:r>
      <w:r w:rsidRPr="00510117">
        <w:rPr>
          <w:rFonts w:ascii="Times New Roman" w:eastAsia="宋体" w:hAnsi="Times New Roman" w:cs="Times New Roman" w:hint="eastAsia"/>
          <w:sz w:val="21"/>
          <w:szCs w:val="21"/>
        </w:rPr>
        <w:lastRenderedPageBreak/>
        <w:t>着价值的比较。诚然，人们几乎从未反思过指导着自身的诸种价值；但这是因为他们自认为拥有足够的理由</w:t>
      </w:r>
      <w:r w:rsidRPr="00510117">
        <w:rPr>
          <w:rFonts w:ascii="Times New Roman" w:eastAsia="宋体" w:hAnsi="Times New Roman" w:cs="Times New Roman"/>
          <w:sz w:val="21"/>
          <w:szCs w:val="21"/>
        </w:rPr>
        <w:t>将之采纳</w:t>
      </w:r>
      <w:r w:rsidRPr="00510117">
        <w:rPr>
          <w:rFonts w:ascii="Times New Roman" w:eastAsia="宋体" w:hAnsi="Times New Roman" w:cs="Times New Roman" w:hint="eastAsia"/>
          <w:sz w:val="21"/>
          <w:szCs w:val="21"/>
        </w:rPr>
        <w:t>。</w:t>
      </w:r>
    </w:p>
    <w:p w14:paraId="3899A3D6" w14:textId="77777777" w:rsidR="00510117" w:rsidRPr="00510117" w:rsidRDefault="00510117" w:rsidP="00C15E70">
      <w:pPr>
        <w:spacing w:line="360" w:lineRule="auto"/>
        <w:ind w:firstLineChars="200" w:firstLine="420"/>
        <w:rPr>
          <w:rFonts w:ascii="Times New Roman" w:eastAsia="宋体" w:hAnsi="Times New Roman" w:cs="Times New Roman"/>
          <w:sz w:val="21"/>
          <w:szCs w:val="21"/>
          <w:lang w:val="fr-FR"/>
        </w:rPr>
      </w:pPr>
      <w:r w:rsidRPr="00510117">
        <w:rPr>
          <w:rFonts w:ascii="Times New Roman" w:eastAsia="宋体" w:hAnsi="Times New Roman" w:cs="Times New Roman" w:hint="eastAsia"/>
          <w:sz w:val="21"/>
          <w:szCs w:val="21"/>
          <w:lang w:val="fr-FR"/>
        </w:rPr>
        <w:t>对每个人来说，价值准则都是至高无上的必要（</w:t>
      </w:r>
      <w:r w:rsidRPr="00510117">
        <w:rPr>
          <w:rFonts w:ascii="Times New Roman" w:eastAsia="宋体" w:hAnsi="Times New Roman" w:cs="Times New Roman" w:hint="eastAsia"/>
          <w:sz w:val="21"/>
          <w:szCs w:val="21"/>
          <w:lang w:val="fr-FR"/>
        </w:rPr>
        <w:t>n</w:t>
      </w:r>
      <w:r w:rsidRPr="00510117">
        <w:rPr>
          <w:rFonts w:ascii="Times New Roman" w:eastAsia="宋体" w:hAnsi="Times New Roman" w:cs="Times New Roman" w:hint="eastAsia"/>
          <w:sz w:val="21"/>
          <w:szCs w:val="21"/>
          <w:lang w:val="fr-FR"/>
        </w:rPr>
        <w:t>é</w:t>
      </w:r>
      <w:r w:rsidRPr="00510117">
        <w:rPr>
          <w:rFonts w:ascii="Times New Roman" w:eastAsia="宋体" w:hAnsi="Times New Roman" w:cs="Times New Roman" w:hint="eastAsia"/>
          <w:sz w:val="21"/>
          <w:szCs w:val="21"/>
          <w:lang w:val="fr-FR"/>
        </w:rPr>
        <w:t>cessit</w:t>
      </w:r>
      <w:r w:rsidRPr="00510117">
        <w:rPr>
          <w:rFonts w:ascii="Times New Roman" w:eastAsia="宋体" w:hAnsi="Times New Roman" w:cs="Times New Roman" w:hint="eastAsia"/>
          <w:sz w:val="21"/>
          <w:szCs w:val="21"/>
          <w:lang w:val="fr-FR"/>
        </w:rPr>
        <w:t>é）；但无人能够企及这一准则</w:t>
      </w:r>
      <w:r w:rsidRPr="00510117">
        <w:rPr>
          <w:rFonts w:ascii="Times New Roman" w:eastAsia="宋体" w:hAnsi="Times New Roman" w:cs="Times New Roman"/>
          <w:sz w:val="21"/>
          <w:szCs w:val="21"/>
          <w:lang w:val="fr-FR"/>
        </w:rPr>
        <w:t>。</w:t>
      </w:r>
      <w:r w:rsidRPr="00510117">
        <w:rPr>
          <w:rFonts w:ascii="Times New Roman" w:eastAsia="宋体" w:hAnsi="Times New Roman" w:cs="Times New Roman" w:hint="eastAsia"/>
          <w:sz w:val="21"/>
          <w:szCs w:val="21"/>
          <w:lang w:val="fr-FR"/>
        </w:rPr>
        <w:t>因为人类的一切知识（</w:t>
      </w:r>
      <w:r w:rsidRPr="00510117">
        <w:rPr>
          <w:rFonts w:ascii="Times New Roman" w:eastAsia="宋体" w:hAnsi="Times New Roman" w:cs="Times New Roman" w:hint="eastAsia"/>
          <w:sz w:val="21"/>
          <w:szCs w:val="21"/>
          <w:lang w:val="fr-FR"/>
        </w:rPr>
        <w:t>connaissance</w:t>
      </w:r>
      <w:r w:rsidRPr="00510117">
        <w:rPr>
          <w:rFonts w:ascii="Times New Roman" w:eastAsia="宋体" w:hAnsi="Times New Roman" w:cs="Times New Roman" w:hint="eastAsia"/>
          <w:sz w:val="21"/>
          <w:szCs w:val="21"/>
          <w:lang w:val="fr-FR"/>
        </w:rPr>
        <w:t>）都是假设性的；推理建立在先前证明的定理或公理之上，感官所触到的事实唯有在与其他事实的关联中才可得到确认；但价值不可作为假设之物。价值需要被无条件地承认。因为我们生命的每一时刻实际上都受到某种价值体系的引导；这一引导着我们的生活的价值体系不是在某些条件下被接受的，而是被纯粹而直接地接受。既然知识是有条件的，价值就是不可知的。但人们又无法放弃对价值的认识（</w:t>
      </w:r>
      <w:r w:rsidRPr="00510117">
        <w:rPr>
          <w:rFonts w:ascii="Times New Roman" w:eastAsia="宋体" w:hAnsi="Times New Roman" w:cs="Times New Roman" w:hint="eastAsia"/>
          <w:sz w:val="21"/>
          <w:szCs w:val="21"/>
          <w:lang w:val="fr-FR"/>
        </w:rPr>
        <w:t>connaître</w:t>
      </w:r>
      <w:r w:rsidRPr="00510117">
        <w:rPr>
          <w:rFonts w:ascii="Times New Roman" w:eastAsia="宋体" w:hAnsi="Times New Roman" w:cs="Times New Roman" w:hint="eastAsia"/>
          <w:sz w:val="21"/>
          <w:szCs w:val="21"/>
          <w:lang w:val="fr-FR"/>
        </w:rPr>
        <w:t>），因为这就意味着放弃对价值的信任，而这是不可能的，因为人类的生活不能失去导引。因此，人类生活的核心处存在着一个矛盾。</w:t>
      </w:r>
    </w:p>
    <w:p w14:paraId="792F2B7F" w14:textId="77777777" w:rsidR="00510117" w:rsidRPr="00510117" w:rsidRDefault="00510117" w:rsidP="00C15E70">
      <w:pPr>
        <w:spacing w:line="360" w:lineRule="auto"/>
        <w:ind w:firstLineChars="200" w:firstLine="420"/>
        <w:rPr>
          <w:rFonts w:ascii="Times New Roman" w:eastAsia="宋体" w:hAnsi="Times New Roman" w:cs="Times New Roman"/>
          <w:sz w:val="21"/>
          <w:szCs w:val="21"/>
          <w:lang w:val="fr-FR"/>
        </w:rPr>
      </w:pPr>
      <w:r w:rsidRPr="00510117">
        <w:rPr>
          <w:rFonts w:ascii="Times New Roman" w:eastAsia="宋体" w:hAnsi="Times New Roman" w:cs="Times New Roman" w:hint="eastAsia"/>
          <w:sz w:val="21"/>
          <w:szCs w:val="21"/>
          <w:lang w:val="fr-FR"/>
        </w:rPr>
        <w:t>这些思索之所以显得有些抽象，是因为它们很难诉诸语言。但这一矛盾变换种种不同的形式，不断地构成着每一个人</w:t>
      </w:r>
      <w:r w:rsidRPr="00510117">
        <w:rPr>
          <w:rFonts w:ascii="Times New Roman" w:eastAsia="宋体" w:hAnsi="Times New Roman" w:cs="Times New Roman" w:hint="eastAsia"/>
          <w:sz w:val="21"/>
          <w:szCs w:val="21"/>
          <w:lang w:val="fr-FR"/>
        </w:rPr>
        <w:t>[</w:t>
      </w:r>
      <w:r w:rsidRPr="00510117">
        <w:rPr>
          <w:rFonts w:ascii="Times New Roman" w:eastAsia="宋体" w:hAnsi="Times New Roman" w:cs="Times New Roman" w:hint="eastAsia"/>
          <w:sz w:val="21"/>
          <w:szCs w:val="21"/>
          <w:lang w:val="fr-FR"/>
        </w:rPr>
        <w:t>内心</w:t>
      </w:r>
      <w:r w:rsidRPr="00510117">
        <w:rPr>
          <w:rFonts w:ascii="Times New Roman" w:eastAsia="宋体" w:hAnsi="Times New Roman" w:cs="Times New Roman" w:hint="eastAsia"/>
          <w:sz w:val="21"/>
          <w:szCs w:val="21"/>
          <w:lang w:val="fr-FR"/>
        </w:rPr>
        <w:t>]</w:t>
      </w:r>
      <w:r w:rsidRPr="00510117">
        <w:rPr>
          <w:rFonts w:ascii="Times New Roman" w:eastAsia="宋体" w:hAnsi="Times New Roman" w:cs="Times New Roman" w:hint="eastAsia"/>
          <w:sz w:val="21"/>
          <w:szCs w:val="21"/>
          <w:lang w:val="fr-FR"/>
        </w:rPr>
        <w:t>的基本戏剧，对此我们可以轻易举出无数的具体事例。譬如，每个艺术家都知道，没有任何标准能够让他断定某件作品是否比另一件更美。同时，每个艺术家也都知道，审美价值具有等级之分，某些事物的确比其他事物更美，有些事物是美的，有些则不是。若他不这样想，他就不会为努力完成作品，不会不断修改，不会持续创作。艺术家总是被迫无休止地追求某种他并不知晓的美，这种境况使一切的艺术创造都掺杂着剧痛。这一分析适用于</w:t>
      </w:r>
      <w:r w:rsidRPr="00510117">
        <w:rPr>
          <w:rFonts w:ascii="Times New Roman" w:eastAsia="宋体" w:hAnsi="Times New Roman" w:cs="Times New Roman" w:hint="eastAsia"/>
          <w:sz w:val="21"/>
          <w:szCs w:val="21"/>
        </w:rPr>
        <w:t>任何人类处境。</w:t>
      </w:r>
    </w:p>
    <w:p w14:paraId="21A4906A" w14:textId="77777777" w:rsidR="00510117" w:rsidRPr="00510117" w:rsidRDefault="00510117" w:rsidP="00C15E70">
      <w:pPr>
        <w:spacing w:line="360" w:lineRule="auto"/>
        <w:ind w:firstLineChars="200" w:firstLine="420"/>
        <w:rPr>
          <w:rFonts w:ascii="Times New Roman" w:eastAsia="宋体" w:hAnsi="Times New Roman" w:cs="Times New Roman"/>
          <w:sz w:val="21"/>
          <w:szCs w:val="21"/>
        </w:rPr>
      </w:pPr>
      <w:r w:rsidRPr="00510117">
        <w:rPr>
          <w:rFonts w:ascii="Times New Roman" w:eastAsia="宋体" w:hAnsi="Times New Roman" w:cs="Times New Roman" w:hint="eastAsia"/>
          <w:sz w:val="21"/>
          <w:szCs w:val="21"/>
          <w:lang w:val="fr-FR"/>
        </w:rPr>
        <w:t>一切可以作为目的的东西都逃避定义。手段，如权力或金钱，却很容易定义，这也就是为什么人们大多都仅仅对手段趋之若鹜。但这样一来，他们又会陷入另一重矛盾，因为将单纯的手段当作目的，这本身就是矛盾的。</w:t>
      </w:r>
      <w:r w:rsidRPr="00510117">
        <w:rPr>
          <w:rFonts w:ascii="Times New Roman" w:eastAsia="宋体" w:hAnsi="Times New Roman" w:cs="Times New Roman" w:hint="eastAsia"/>
          <w:sz w:val="21"/>
          <w:szCs w:val="21"/>
          <w:lang w:val="fr-FR"/>
        </w:rPr>
        <w:t>[</w:t>
      </w:r>
      <w:r w:rsidRPr="00510117">
        <w:rPr>
          <w:rFonts w:ascii="Times New Roman" w:eastAsia="宋体" w:hAnsi="Times New Roman" w:cs="Times New Roman" w:hint="eastAsia"/>
          <w:sz w:val="21"/>
          <w:szCs w:val="21"/>
          <w:lang w:val="fr-FR"/>
        </w:rPr>
        <w:t>人类的每种境遇中都存在类似的矛盾。因此，一切哲学反思都不可避免地以矛盾为中心。</w:t>
      </w:r>
      <w:proofErr w:type="gramStart"/>
      <w:r w:rsidRPr="00510117">
        <w:rPr>
          <w:rFonts w:ascii="Times New Roman" w:eastAsia="宋体" w:hAnsi="Times New Roman" w:cs="Times New Roman" w:hint="eastAsia"/>
          <w:sz w:val="21"/>
          <w:szCs w:val="21"/>
          <w:lang w:val="fr-FR"/>
        </w:rPr>
        <w:t>不</w:t>
      </w:r>
      <w:proofErr w:type="gramEnd"/>
      <w:r w:rsidRPr="00510117">
        <w:rPr>
          <w:rFonts w:ascii="Times New Roman" w:eastAsia="宋体" w:hAnsi="Times New Roman" w:cs="Times New Roman" w:hint="eastAsia"/>
          <w:sz w:val="21"/>
          <w:szCs w:val="21"/>
          <w:lang w:val="fr-FR"/>
        </w:rPr>
        <w:t>矛盾律在哲学中并不适用。</w:t>
      </w:r>
      <w:r w:rsidRPr="00510117">
        <w:rPr>
          <w:rFonts w:ascii="Times New Roman" w:eastAsia="宋体" w:hAnsi="Times New Roman" w:cs="Times New Roman" w:hint="eastAsia"/>
          <w:sz w:val="21"/>
          <w:szCs w:val="21"/>
          <w:lang w:val="fr-FR"/>
        </w:rPr>
        <w:t>]</w:t>
      </w:r>
      <w:r w:rsidRPr="00510117">
        <w:rPr>
          <w:rFonts w:ascii="Times New Roman" w:eastAsia="宋体" w:hAnsi="Times New Roman" w:cs="Times New Roman"/>
          <w:sz w:val="21"/>
          <w:szCs w:val="21"/>
          <w:vertAlign w:val="superscript"/>
          <w:lang w:val="fr-FR"/>
        </w:rPr>
        <w:footnoteReference w:id="5"/>
      </w:r>
      <w:r w:rsidRPr="00510117">
        <w:rPr>
          <w:rFonts w:ascii="Times New Roman" w:eastAsia="宋体" w:hAnsi="Times New Roman" w:cs="Times New Roman" w:hint="eastAsia"/>
          <w:sz w:val="21"/>
          <w:szCs w:val="21"/>
        </w:rPr>
        <w:t xml:space="preserve"> </w:t>
      </w:r>
    </w:p>
    <w:p w14:paraId="4144EDED" w14:textId="5A0488B7" w:rsidR="00510117" w:rsidRPr="00510117" w:rsidRDefault="00510117" w:rsidP="00C15E70">
      <w:pPr>
        <w:spacing w:line="360" w:lineRule="auto"/>
        <w:ind w:firstLineChars="200" w:firstLine="420"/>
        <w:rPr>
          <w:rFonts w:ascii="Times New Roman" w:eastAsia="宋体" w:hAnsi="Times New Roman" w:cs="Times New Roman"/>
          <w:sz w:val="21"/>
          <w:szCs w:val="21"/>
        </w:rPr>
      </w:pPr>
      <w:r w:rsidRPr="00510117">
        <w:rPr>
          <w:rFonts w:ascii="Times New Roman" w:eastAsia="宋体" w:hAnsi="Times New Roman" w:cs="Times New Roman" w:hint="eastAsia"/>
          <w:sz w:val="21"/>
          <w:szCs w:val="21"/>
        </w:rPr>
        <w:t>对于一个已经确立起某种价值秩序的心灵，还能</w:t>
      </w:r>
      <w:r w:rsidR="009F29F5">
        <w:rPr>
          <w:rFonts w:ascii="Times New Roman" w:eastAsia="宋体" w:hAnsi="Times New Roman" w:cs="Times New Roman" w:hint="eastAsia"/>
          <w:sz w:val="21"/>
          <w:szCs w:val="21"/>
        </w:rPr>
        <w:t>去</w:t>
      </w:r>
      <w:r w:rsidRPr="00510117">
        <w:rPr>
          <w:rFonts w:ascii="Times New Roman" w:eastAsia="宋体" w:hAnsi="Times New Roman" w:cs="Times New Roman" w:hint="eastAsia"/>
          <w:sz w:val="21"/>
          <w:szCs w:val="21"/>
        </w:rPr>
        <w:t>求问什么？它是否必须回答这样的问题：“某件事物具有价值吗？”“一切事物都同样毫无价值吗？”这样的问题毫无意义，不仅是因为找不到任何回答它的方法，还有一个更深层次的原因：这类问题的提出完全取决于组合语词的能力。但心灵并不能真正向自己提出这一问题；它无法真正确定价值的概念是否属于虚构。因为无论如何，心灵在本质上都始终趋向（</w:t>
      </w:r>
      <w:r w:rsidRPr="00510117">
        <w:rPr>
          <w:rFonts w:ascii="Times New Roman" w:eastAsia="宋体" w:hAnsi="Times New Roman" w:cs="Times New Roman" w:hint="eastAsia"/>
          <w:sz w:val="21"/>
          <w:szCs w:val="21"/>
        </w:rPr>
        <w:t>tension</w:t>
      </w:r>
      <w:r w:rsidRPr="00510117">
        <w:rPr>
          <w:rFonts w:ascii="Times New Roman" w:eastAsia="宋体" w:hAnsi="Times New Roman" w:cs="Times New Roman" w:hint="eastAsia"/>
          <w:sz w:val="21"/>
          <w:szCs w:val="21"/>
        </w:rPr>
        <w:t>）价值；它无法在将</w:t>
      </w:r>
      <w:r w:rsidRPr="00510117">
        <w:rPr>
          <w:rFonts w:ascii="Times New Roman" w:eastAsia="宋体" w:hAnsi="Times New Roman" w:cs="Times New Roman" w:hint="eastAsia"/>
          <w:sz w:val="21"/>
          <w:szCs w:val="21"/>
        </w:rPr>
        <w:lastRenderedPageBreak/>
        <w:t>价值概念视作是不确定的同时不将自身视作是不确定的，而它绝无可能做到后者。</w:t>
      </w:r>
    </w:p>
    <w:p w14:paraId="0C687883" w14:textId="77777777" w:rsidR="00510117" w:rsidRPr="00510117" w:rsidRDefault="00510117" w:rsidP="00C15E70">
      <w:pPr>
        <w:spacing w:line="360" w:lineRule="auto"/>
        <w:ind w:firstLineChars="200" w:firstLine="420"/>
        <w:rPr>
          <w:rFonts w:ascii="Times New Roman" w:eastAsia="宋体" w:hAnsi="Times New Roman" w:cs="Times New Roman"/>
          <w:sz w:val="21"/>
          <w:szCs w:val="21"/>
        </w:rPr>
      </w:pPr>
      <w:r w:rsidRPr="00510117">
        <w:rPr>
          <w:rFonts w:ascii="Times New Roman" w:eastAsia="宋体" w:hAnsi="Times New Roman" w:cs="Times New Roman"/>
          <w:sz w:val="21"/>
          <w:szCs w:val="21"/>
        </w:rPr>
        <w:t>对于</w:t>
      </w:r>
      <w:r w:rsidRPr="00510117">
        <w:rPr>
          <w:rFonts w:ascii="Times New Roman" w:eastAsia="宋体" w:hAnsi="Times New Roman" w:cs="Times New Roman" w:hint="eastAsia"/>
          <w:sz w:val="21"/>
          <w:szCs w:val="21"/>
        </w:rPr>
        <w:t>一个通过</w:t>
      </w:r>
      <w:r w:rsidRPr="00510117">
        <w:rPr>
          <w:rFonts w:ascii="Times New Roman" w:eastAsia="宋体" w:hAnsi="Times New Roman" w:cs="Times New Roman"/>
          <w:sz w:val="21"/>
          <w:szCs w:val="21"/>
        </w:rPr>
        <w:t>反思</w:t>
      </w:r>
      <w:r w:rsidRPr="00510117">
        <w:rPr>
          <w:rFonts w:ascii="Times New Roman" w:eastAsia="宋体" w:hAnsi="Times New Roman" w:cs="Times New Roman" w:hint="eastAsia"/>
          <w:sz w:val="21"/>
          <w:szCs w:val="21"/>
        </w:rPr>
        <w:t>建立起来的价值秩序，还能提出怎样的不确定性？秩序本身的原则就排除了一切不确定性。因为只要我的思想中存在一种秩序，使得某一判断的价值成为所有其他判断（除了我先于它知道的那些）的条件，我还能要求什么？我可否</w:t>
      </w:r>
      <w:proofErr w:type="gramStart"/>
      <w:r w:rsidRPr="00510117">
        <w:rPr>
          <w:rFonts w:ascii="Times New Roman" w:eastAsia="宋体" w:hAnsi="Times New Roman" w:cs="Times New Roman" w:hint="eastAsia"/>
          <w:sz w:val="21"/>
          <w:szCs w:val="21"/>
        </w:rPr>
        <w:t>假定仍</w:t>
      </w:r>
      <w:proofErr w:type="gramEnd"/>
      <w:r w:rsidRPr="00510117">
        <w:rPr>
          <w:rFonts w:ascii="Times New Roman" w:eastAsia="宋体" w:hAnsi="Times New Roman" w:cs="Times New Roman" w:hint="eastAsia"/>
          <w:sz w:val="21"/>
          <w:szCs w:val="21"/>
        </w:rPr>
        <w:t>有一些我尚不知晓的观念，比我当前最为看重的观念更加真实，而且可能与之矛盾？不过，既然对两种观念的比较意味着两者正在被同一个心灵思考；那么，那个假定中的观念就必须被设想为能够被我思考；但这样一来，我就会将它归入既有的观念等级，置于那个首要的观念之后，并不比它具有更高的价值。既然价值是我思想的一个特性（</w:t>
      </w:r>
      <w:r w:rsidRPr="00510117">
        <w:rPr>
          <w:rFonts w:ascii="Times New Roman" w:eastAsia="宋体" w:hAnsi="Times New Roman" w:cs="Times New Roman" w:hint="eastAsia"/>
          <w:sz w:val="21"/>
          <w:szCs w:val="21"/>
          <w:lang w:val="fr-FR"/>
        </w:rPr>
        <w:t>caract</w:t>
      </w:r>
      <w:r w:rsidRPr="00510117">
        <w:rPr>
          <w:rFonts w:ascii="Times New Roman" w:eastAsia="宋体" w:hAnsi="Times New Roman" w:cs="Times New Roman" w:hint="eastAsia"/>
          <w:sz w:val="21"/>
          <w:szCs w:val="21"/>
          <w:lang w:val="fr-FR"/>
        </w:rPr>
        <w:t>è</w:t>
      </w:r>
      <w:r w:rsidRPr="00510117">
        <w:rPr>
          <w:rFonts w:ascii="Times New Roman" w:eastAsia="宋体" w:hAnsi="Times New Roman" w:cs="Times New Roman" w:hint="eastAsia"/>
          <w:sz w:val="21"/>
          <w:szCs w:val="21"/>
          <w:lang w:val="fr-FR"/>
        </w:rPr>
        <w:t>re</w:t>
      </w:r>
      <w:r w:rsidRPr="00510117">
        <w:rPr>
          <w:rFonts w:ascii="Times New Roman" w:eastAsia="宋体" w:hAnsi="Times New Roman" w:cs="Times New Roman" w:hint="eastAsia"/>
          <w:sz w:val="21"/>
          <w:szCs w:val="21"/>
        </w:rPr>
        <w:t>），我所察觉的价值等级就是确定无疑的；我思想之外的任何东西都不能将其否决；我思想之外的任何东西都不能干涉价值的概念。要理解这一点，就只需牢记，“真理”（</w:t>
      </w:r>
      <w:r w:rsidRPr="00510117">
        <w:rPr>
          <w:rFonts w:ascii="Times New Roman" w:eastAsia="宋体" w:hAnsi="Times New Roman" w:cs="Times New Roman" w:hint="eastAsia"/>
          <w:sz w:val="21"/>
          <w:szCs w:val="21"/>
          <w:lang w:val="fr-FR"/>
        </w:rPr>
        <w:t>v</w:t>
      </w:r>
      <w:r w:rsidRPr="00510117">
        <w:rPr>
          <w:rFonts w:ascii="Times New Roman" w:eastAsia="宋体" w:hAnsi="Times New Roman" w:cs="Times New Roman" w:hint="eastAsia"/>
          <w:sz w:val="21"/>
          <w:szCs w:val="21"/>
          <w:lang w:val="fr-FR"/>
        </w:rPr>
        <w:t>é</w:t>
      </w:r>
      <w:r w:rsidRPr="00510117">
        <w:rPr>
          <w:rFonts w:ascii="Times New Roman" w:eastAsia="宋体" w:hAnsi="Times New Roman" w:cs="Times New Roman" w:hint="eastAsia"/>
          <w:sz w:val="21"/>
          <w:szCs w:val="21"/>
          <w:lang w:val="fr-FR"/>
        </w:rPr>
        <w:t>rit</w:t>
      </w:r>
      <w:r w:rsidRPr="00510117">
        <w:rPr>
          <w:rFonts w:ascii="Times New Roman" w:eastAsia="宋体" w:hAnsi="Times New Roman" w:cs="Times New Roman" w:hint="eastAsia"/>
          <w:sz w:val="21"/>
          <w:szCs w:val="21"/>
          <w:lang w:val="fr-FR"/>
        </w:rPr>
        <w:t>é</w:t>
      </w:r>
      <w:r w:rsidRPr="00510117">
        <w:rPr>
          <w:rFonts w:ascii="Times New Roman" w:eastAsia="宋体" w:hAnsi="Times New Roman" w:cs="Times New Roman" w:hint="eastAsia"/>
          <w:sz w:val="21"/>
          <w:szCs w:val="21"/>
        </w:rPr>
        <w:t>）就是思想的某种价值</w:t>
      </w:r>
      <w:r w:rsidRPr="00510117">
        <w:rPr>
          <w:rFonts w:ascii="Times New Roman" w:eastAsia="宋体" w:hAnsi="Times New Roman" w:cs="Times New Roman" w:hint="eastAsia"/>
          <w:sz w:val="21"/>
          <w:szCs w:val="21"/>
        </w:rPr>
        <w:t>[</w:t>
      </w:r>
      <w:r w:rsidRPr="00510117">
        <w:rPr>
          <w:rFonts w:ascii="Times New Roman" w:eastAsia="宋体" w:hAnsi="Times New Roman" w:cs="Times New Roman" w:hint="eastAsia"/>
          <w:sz w:val="21"/>
          <w:szCs w:val="21"/>
        </w:rPr>
        <w:t>判断</w:t>
      </w:r>
      <w:r w:rsidRPr="00510117">
        <w:rPr>
          <w:rFonts w:ascii="Times New Roman" w:eastAsia="宋体" w:hAnsi="Times New Roman" w:cs="Times New Roman" w:hint="eastAsia"/>
          <w:sz w:val="21"/>
          <w:szCs w:val="21"/>
        </w:rPr>
        <w:t>]</w:t>
      </w:r>
      <w:r w:rsidRPr="00510117">
        <w:rPr>
          <w:rFonts w:ascii="Times New Roman" w:eastAsia="宋体" w:hAnsi="Times New Roman" w:cs="Times New Roman" w:hint="eastAsia"/>
          <w:sz w:val="21"/>
          <w:szCs w:val="21"/>
        </w:rPr>
        <w:t>。“真理”一词绝无其他含义。</w:t>
      </w:r>
    </w:p>
    <w:p w14:paraId="1EE40425" w14:textId="0125C9CD" w:rsidR="00510117" w:rsidRPr="00510117" w:rsidRDefault="00510117" w:rsidP="00C15E70">
      <w:pPr>
        <w:spacing w:line="360" w:lineRule="auto"/>
        <w:ind w:firstLineChars="200" w:firstLine="420"/>
        <w:rPr>
          <w:rFonts w:ascii="Times New Roman" w:eastAsia="宋体" w:hAnsi="Times New Roman" w:cs="Times New Roman"/>
          <w:sz w:val="21"/>
          <w:szCs w:val="21"/>
        </w:rPr>
      </w:pPr>
      <w:r w:rsidRPr="00510117">
        <w:rPr>
          <w:rFonts w:ascii="Times New Roman" w:eastAsia="宋体" w:hAnsi="Times New Roman" w:cs="Times New Roman"/>
          <w:sz w:val="21"/>
          <w:szCs w:val="21"/>
        </w:rPr>
        <w:t>因此，哲学探索的</w:t>
      </w:r>
      <w:r w:rsidRPr="00510117">
        <w:rPr>
          <w:rFonts w:ascii="Times New Roman" w:eastAsia="宋体" w:hAnsi="Times New Roman" w:cs="Times New Roman" w:hint="eastAsia"/>
          <w:sz w:val="21"/>
          <w:szCs w:val="21"/>
        </w:rPr>
        <w:t>严谨性和确定性达到了可能的最高程度；</w:t>
      </w:r>
      <w:proofErr w:type="gramStart"/>
      <w:r w:rsidRPr="00510117">
        <w:rPr>
          <w:rFonts w:ascii="Times New Roman" w:eastAsia="宋体" w:hAnsi="Times New Roman" w:cs="Times New Roman" w:hint="eastAsia"/>
          <w:sz w:val="21"/>
          <w:szCs w:val="21"/>
        </w:rPr>
        <w:t>诸科学</w:t>
      </w:r>
      <w:proofErr w:type="gramEnd"/>
      <w:r w:rsidRPr="00510117">
        <w:rPr>
          <w:rFonts w:ascii="Times New Roman" w:eastAsia="宋体" w:hAnsi="Times New Roman" w:cs="Times New Roman" w:hint="eastAsia"/>
          <w:sz w:val="21"/>
          <w:szCs w:val="21"/>
        </w:rPr>
        <w:t>无法与之相提并论。那么，我们是否应当得出结论，哲学的反思是无懈可击的？是的，只要它真正得到</w:t>
      </w:r>
      <w:proofErr w:type="gramStart"/>
      <w:r w:rsidRPr="00510117">
        <w:rPr>
          <w:rFonts w:ascii="Times New Roman" w:eastAsia="宋体" w:hAnsi="Times New Roman" w:cs="Times New Roman" w:hint="eastAsia"/>
          <w:sz w:val="21"/>
          <w:szCs w:val="21"/>
        </w:rPr>
        <w:t>践行</w:t>
      </w:r>
      <w:proofErr w:type="gramEnd"/>
      <w:r w:rsidRPr="00510117">
        <w:rPr>
          <w:rFonts w:ascii="Times New Roman" w:eastAsia="宋体" w:hAnsi="Times New Roman" w:cs="Times New Roman" w:hint="eastAsia"/>
          <w:sz w:val="21"/>
          <w:szCs w:val="21"/>
        </w:rPr>
        <w:t>。但是，从严格的意义上讲，人类的境况使这种反思实践几乎是不可能的。因为既然心灵就是对于某种价值的趋向，它又如何从它所趋向的价值中超脱出来，以便对它进行审视和判断，并将它置于与其他价值的比较之中？这种超脱需要某种努力，而心灵的任何努力都是趋向某种价值。因此，为了实现这种超脱，心灵必须将超脱视作最高价值。然而，若要将超脱视作高于一切的价值，就必须已经从一切价值中得到超脱。这一恶性循环使得反思的实践看起来就像是一项奇迹；“神恩”一词所表达的就是这种奇迹般的特性。超脱的错觉十分常见，因为人们常常将简单的价值更替误认作超脱。正在投注的赌徒极度兴奋，气喘吁吁，精神紧绷，他并不会自问为什么想赢，或自问这种想赢的念头中具有几分理性；他无法如此自问。就这样不安地度过几个小时之后，他可能会想起这些问题；但这不是因为他已经从中超脱，而是因为疲惫改变了他的价值取向，让他从追求赢钱变成了追求休息。哲学反思所需的超脱不仅是对一小时前、昨天、一年前选定的价值的超脱，而是对一切价值毫无例外地的超脱，包括指导着这项超脱行动的价值。一个赌徒，在他气喘吁吁地期待着胜利的一刻，若能将赢钱与休息、口舌之乐、工作</w:t>
      </w:r>
      <w:r w:rsidR="00C15E70">
        <w:rPr>
          <w:rFonts w:ascii="Times New Roman" w:eastAsia="宋体" w:hAnsi="Times New Roman" w:cs="Times New Roman" w:hint="eastAsia"/>
          <w:sz w:val="21"/>
          <w:szCs w:val="21"/>
        </w:rPr>
        <w:t>顺利</w:t>
      </w:r>
      <w:r w:rsidRPr="00510117">
        <w:rPr>
          <w:rFonts w:ascii="Times New Roman" w:eastAsia="宋体" w:hAnsi="Times New Roman" w:cs="Times New Roman" w:hint="eastAsia"/>
          <w:sz w:val="21"/>
          <w:szCs w:val="21"/>
        </w:rPr>
        <w:t>、友谊，或其他任何可能的欲望对象一并列出，然后不偏不倚地比较这些不同的对象，这便构成了超脱的形象。这无疑是一项奇迹。</w:t>
      </w:r>
    </w:p>
    <w:p w14:paraId="2C7FCF04" w14:textId="77777777" w:rsidR="00510117" w:rsidRPr="00510117" w:rsidRDefault="00510117" w:rsidP="00C15E70">
      <w:pPr>
        <w:spacing w:line="360" w:lineRule="auto"/>
        <w:ind w:firstLineChars="200" w:firstLine="420"/>
        <w:rPr>
          <w:rFonts w:ascii="Times New Roman" w:eastAsia="宋体" w:hAnsi="Times New Roman" w:cs="Times New Roman"/>
          <w:sz w:val="21"/>
          <w:szCs w:val="21"/>
        </w:rPr>
      </w:pPr>
      <w:r w:rsidRPr="00510117">
        <w:rPr>
          <w:rFonts w:ascii="Times New Roman" w:eastAsia="宋体" w:hAnsi="Times New Roman" w:cs="Times New Roman"/>
          <w:sz w:val="21"/>
          <w:szCs w:val="21"/>
        </w:rPr>
        <w:t>由此可见，哲学并非像科学那样</w:t>
      </w:r>
      <w:r w:rsidRPr="00510117">
        <w:rPr>
          <w:rFonts w:ascii="Times New Roman" w:eastAsia="宋体" w:hAnsi="Times New Roman" w:cs="Times New Roman" w:hint="eastAsia"/>
          <w:sz w:val="21"/>
          <w:szCs w:val="21"/>
        </w:rPr>
        <w:t>在于</w:t>
      </w:r>
      <w:r w:rsidRPr="00510117">
        <w:rPr>
          <w:rFonts w:ascii="Times New Roman" w:eastAsia="宋体" w:hAnsi="Times New Roman" w:cs="Times New Roman"/>
          <w:sz w:val="21"/>
          <w:szCs w:val="21"/>
        </w:rPr>
        <w:t>知识的获取，而</w:t>
      </w:r>
      <w:r w:rsidRPr="00510117">
        <w:rPr>
          <w:rFonts w:ascii="Times New Roman" w:eastAsia="宋体" w:hAnsi="Times New Roman" w:cs="Times New Roman" w:hint="eastAsia"/>
          <w:sz w:val="21"/>
          <w:szCs w:val="21"/>
        </w:rPr>
        <w:t>在于</w:t>
      </w:r>
      <w:r w:rsidRPr="00510117">
        <w:rPr>
          <w:rFonts w:ascii="Times New Roman" w:eastAsia="宋体" w:hAnsi="Times New Roman" w:cs="Times New Roman"/>
          <w:sz w:val="21"/>
          <w:szCs w:val="21"/>
        </w:rPr>
        <w:t>整个灵魂的转变：</w:t>
      </w:r>
      <w:r w:rsidRPr="00510117">
        <w:rPr>
          <w:rFonts w:ascii="Times New Roman" w:eastAsia="宋体" w:hAnsi="Times New Roman" w:cs="Times New Roman" w:hint="eastAsia"/>
          <w:sz w:val="21"/>
          <w:szCs w:val="21"/>
        </w:rPr>
        <w:t>价值</w:t>
      </w:r>
      <w:proofErr w:type="gramStart"/>
      <w:r w:rsidRPr="00510117">
        <w:rPr>
          <w:rFonts w:ascii="Times New Roman" w:eastAsia="宋体" w:hAnsi="Times New Roman" w:cs="Times New Roman" w:hint="eastAsia"/>
          <w:sz w:val="21"/>
          <w:szCs w:val="21"/>
        </w:rPr>
        <w:t>不单</w:t>
      </w:r>
      <w:r w:rsidRPr="00510117">
        <w:rPr>
          <w:rFonts w:ascii="Times New Roman" w:eastAsia="宋体" w:hAnsi="Times New Roman" w:cs="Times New Roman" w:hint="eastAsia"/>
          <w:sz w:val="21"/>
          <w:szCs w:val="21"/>
        </w:rPr>
        <w:lastRenderedPageBreak/>
        <w:t>与</w:t>
      </w:r>
      <w:proofErr w:type="gramEnd"/>
      <w:r w:rsidRPr="00510117">
        <w:rPr>
          <w:rFonts w:ascii="Times New Roman" w:eastAsia="宋体" w:hAnsi="Times New Roman" w:cs="Times New Roman" w:hint="eastAsia"/>
          <w:sz w:val="21"/>
          <w:szCs w:val="21"/>
        </w:rPr>
        <w:t>知识有关，而且与感受和行动有关；没有感性和生活实践的彻底转变，就没有哲学反思。这种转变对生活中最平常和</w:t>
      </w:r>
      <w:proofErr w:type="gramStart"/>
      <w:r w:rsidRPr="00510117">
        <w:rPr>
          <w:rFonts w:ascii="Times New Roman" w:eastAsia="宋体" w:hAnsi="Times New Roman" w:cs="Times New Roman" w:hint="eastAsia"/>
          <w:sz w:val="21"/>
          <w:szCs w:val="21"/>
        </w:rPr>
        <w:t>最</w:t>
      </w:r>
      <w:proofErr w:type="gramEnd"/>
      <w:r w:rsidRPr="00510117">
        <w:rPr>
          <w:rFonts w:ascii="Times New Roman" w:eastAsia="宋体" w:hAnsi="Times New Roman" w:cs="Times New Roman" w:hint="eastAsia"/>
          <w:sz w:val="21"/>
          <w:szCs w:val="21"/>
        </w:rPr>
        <w:t>悲剧的境遇具有同等的影响。</w:t>
      </w:r>
    </w:p>
    <w:p w14:paraId="3E35A28C" w14:textId="77777777" w:rsidR="00510117" w:rsidRPr="00510117" w:rsidRDefault="00510117" w:rsidP="00C15E70">
      <w:pPr>
        <w:spacing w:line="360" w:lineRule="auto"/>
        <w:ind w:firstLineChars="200" w:firstLine="420"/>
        <w:rPr>
          <w:rFonts w:ascii="Times New Roman" w:eastAsia="宋体" w:hAnsi="Times New Roman" w:cs="Times New Roman"/>
          <w:sz w:val="21"/>
          <w:szCs w:val="21"/>
        </w:rPr>
      </w:pPr>
      <w:r w:rsidRPr="00510117">
        <w:rPr>
          <w:rFonts w:ascii="Times New Roman" w:eastAsia="宋体" w:hAnsi="Times New Roman" w:cs="Times New Roman"/>
          <w:sz w:val="21"/>
          <w:szCs w:val="21"/>
        </w:rPr>
        <w:t>既然价值</w:t>
      </w:r>
      <w:r w:rsidRPr="00510117">
        <w:rPr>
          <w:rFonts w:ascii="Times New Roman" w:eastAsia="宋体" w:hAnsi="Times New Roman" w:cs="Times New Roman" w:hint="eastAsia"/>
          <w:sz w:val="21"/>
          <w:szCs w:val="21"/>
        </w:rPr>
        <w:t>不过是一种灵魂的朝向</w:t>
      </w:r>
      <w:r w:rsidRPr="00510117">
        <w:rPr>
          <w:rFonts w:ascii="Times New Roman" w:eastAsia="宋体" w:hAnsi="Times New Roman" w:cs="Times New Roman"/>
          <w:sz w:val="21"/>
          <w:szCs w:val="21"/>
        </w:rPr>
        <w:t>，确立</w:t>
      </w:r>
      <w:r w:rsidRPr="00510117">
        <w:rPr>
          <w:rFonts w:ascii="Times New Roman" w:eastAsia="宋体" w:hAnsi="Times New Roman" w:cs="Times New Roman" w:hint="eastAsia"/>
          <w:sz w:val="21"/>
          <w:szCs w:val="21"/>
        </w:rPr>
        <w:t>某个价值和朝向某个价值就是同一回事。即使某人可以</w:t>
      </w:r>
      <w:r w:rsidRPr="00510117">
        <w:rPr>
          <w:rFonts w:ascii="Times New Roman" w:eastAsia="宋体" w:hAnsi="Times New Roman" w:cs="Times New Roman"/>
          <w:sz w:val="21"/>
          <w:szCs w:val="21"/>
        </w:rPr>
        <w:t>同时</w:t>
      </w:r>
      <w:r w:rsidRPr="00510117">
        <w:rPr>
          <w:rFonts w:ascii="Times New Roman" w:eastAsia="宋体" w:hAnsi="Times New Roman" w:cs="Times New Roman" w:hint="eastAsia"/>
          <w:sz w:val="21"/>
          <w:szCs w:val="21"/>
        </w:rPr>
        <w:t>思考两种价值（这可能导致分裂），他也总是更倾向于其中被他赋予首要地位的那一个。反思意味着灵魂方向的转变，我们称之为超脱；其目的是在价值等级中确立一种秩序，从而确立一个崭新的灵魂朝向。超脱就是毫无例外地弃绝一切可能目的，这种弃绝将未来变成虚空，仿佛死亡就迫在眉睫。这就是为什么，在古代秘仪、柏拉图哲学</w:t>
      </w:r>
      <w:r w:rsidRPr="00510117">
        <w:rPr>
          <w:rFonts w:ascii="Times New Roman" w:eastAsia="宋体" w:hAnsi="Times New Roman" w:cs="Times New Roman" w:hint="eastAsia"/>
          <w:sz w:val="21"/>
          <w:szCs w:val="21"/>
          <w:vertAlign w:val="superscript"/>
        </w:rPr>
        <w:footnoteReference w:id="6"/>
      </w:r>
      <w:r w:rsidRPr="00510117">
        <w:rPr>
          <w:rFonts w:ascii="Times New Roman" w:eastAsia="宋体" w:hAnsi="Times New Roman" w:cs="Times New Roman" w:hint="eastAsia"/>
          <w:sz w:val="21"/>
          <w:szCs w:val="21"/>
        </w:rPr>
        <w:t>、梵文经典和基督宗教中，以及很可能在每片土地、每一时代，超脱总是被比作死亡，而智慧的传授（</w:t>
      </w:r>
      <w:r w:rsidRPr="00510117">
        <w:rPr>
          <w:rFonts w:ascii="Times New Roman" w:eastAsia="宋体" w:hAnsi="Times New Roman" w:cs="Times New Roman" w:hint="eastAsia"/>
          <w:sz w:val="21"/>
          <w:szCs w:val="21"/>
          <w:lang w:val="fr-FR"/>
        </w:rPr>
        <w:t>initiation</w:t>
      </w:r>
      <w:r w:rsidRPr="00510117">
        <w:rPr>
          <w:rFonts w:ascii="Times New Roman" w:eastAsia="宋体" w:hAnsi="Times New Roman" w:cs="Times New Roman" w:hint="eastAsia"/>
          <w:sz w:val="21"/>
          <w:szCs w:val="21"/>
        </w:rPr>
        <w:t>）也始终被视作穿越死亡的过程。这种思想出现于我们所掌握的最为古老的人类思想文本，无疑与人类本身同等古老的埃及典籍中。故而，任何对智慧的求索最终都朝向死亡。但超脱并非是无目标（</w:t>
      </w:r>
      <w:proofErr w:type="spellStart"/>
      <w:r w:rsidRPr="00510117">
        <w:rPr>
          <w:rFonts w:ascii="Times New Roman" w:eastAsia="宋体" w:hAnsi="Times New Roman" w:cs="Times New Roman" w:hint="eastAsia"/>
          <w:sz w:val="21"/>
          <w:szCs w:val="21"/>
        </w:rPr>
        <w:t>objet</w:t>
      </w:r>
      <w:proofErr w:type="spellEnd"/>
      <w:r w:rsidRPr="00510117">
        <w:rPr>
          <w:rFonts w:ascii="Times New Roman" w:eastAsia="宋体" w:hAnsi="Times New Roman" w:cs="Times New Roman" w:hint="eastAsia"/>
          <w:sz w:val="21"/>
          <w:szCs w:val="21"/>
        </w:rPr>
        <w:t>）的；实现超脱之后，思想的目标是在一切价值间确立</w:t>
      </w:r>
      <w:proofErr w:type="gramStart"/>
      <w:r w:rsidRPr="00510117">
        <w:rPr>
          <w:rFonts w:ascii="Times New Roman" w:eastAsia="宋体" w:hAnsi="Times New Roman" w:cs="Times New Roman" w:hint="eastAsia"/>
          <w:sz w:val="21"/>
          <w:szCs w:val="21"/>
        </w:rPr>
        <w:t>起真实</w:t>
      </w:r>
      <w:proofErr w:type="gramEnd"/>
      <w:r w:rsidRPr="00510117">
        <w:rPr>
          <w:rFonts w:ascii="Times New Roman" w:eastAsia="宋体" w:hAnsi="Times New Roman" w:cs="Times New Roman" w:hint="eastAsia"/>
          <w:sz w:val="21"/>
          <w:szCs w:val="21"/>
        </w:rPr>
        <w:t>的等级；故而，其目标是确立一种生活方式，一种更好的生活，这生活不在别处，而就在此</w:t>
      </w:r>
      <w:proofErr w:type="gramStart"/>
      <w:r w:rsidRPr="00510117">
        <w:rPr>
          <w:rFonts w:ascii="Times New Roman" w:eastAsia="宋体" w:hAnsi="Times New Roman" w:cs="Times New Roman" w:hint="eastAsia"/>
          <w:sz w:val="21"/>
          <w:szCs w:val="21"/>
        </w:rPr>
        <w:t>世</w:t>
      </w:r>
      <w:proofErr w:type="gramEnd"/>
      <w:r w:rsidRPr="00510117">
        <w:rPr>
          <w:rFonts w:ascii="Times New Roman" w:eastAsia="宋体" w:hAnsi="Times New Roman" w:cs="Times New Roman" w:hint="eastAsia"/>
          <w:sz w:val="21"/>
          <w:szCs w:val="21"/>
        </w:rPr>
        <w:t>、此刻，因为井然有序的价值是属于这个世界的。在这个意义上，哲学就是朝向生活，就是穿越死亡走向生命</w:t>
      </w:r>
      <w:r w:rsidRPr="00510117">
        <w:rPr>
          <w:rFonts w:ascii="Times New Roman" w:eastAsia="宋体" w:hAnsi="Times New Roman" w:cs="Times New Roman" w:hint="eastAsia"/>
          <w:sz w:val="21"/>
          <w:szCs w:val="21"/>
          <w:vertAlign w:val="superscript"/>
        </w:rPr>
        <w:footnoteReference w:id="7"/>
      </w:r>
      <w:r w:rsidRPr="00510117">
        <w:rPr>
          <w:rFonts w:ascii="Times New Roman" w:eastAsia="宋体" w:hAnsi="Times New Roman" w:cs="Times New Roman" w:hint="eastAsia"/>
          <w:sz w:val="21"/>
          <w:szCs w:val="21"/>
        </w:rPr>
        <w:t>。然而，这个由反思建立起来的价值秩序也并不是一劳永逸的；灵魂只有在沉思中才能与之保持一致，而为了实现这种沉思，还必须诉诸反思的努力。因此，智慧是一种从死亡走向更好的生活，再从更好的生活回到死亡的脉动（</w:t>
      </w:r>
      <w:r w:rsidRPr="00510117">
        <w:rPr>
          <w:rFonts w:ascii="Times New Roman" w:eastAsia="宋体" w:hAnsi="Times New Roman" w:cs="Times New Roman" w:hint="eastAsia"/>
          <w:sz w:val="21"/>
          <w:szCs w:val="21"/>
        </w:rPr>
        <w:t>pulsation</w:t>
      </w:r>
      <w:r w:rsidRPr="00510117">
        <w:rPr>
          <w:rFonts w:ascii="Times New Roman" w:eastAsia="宋体" w:hAnsi="Times New Roman" w:cs="Times New Roman" w:hint="eastAsia"/>
          <w:sz w:val="21"/>
          <w:szCs w:val="21"/>
        </w:rPr>
        <w:t>）；这种脉动一旦停止，就会出现败坏。</w:t>
      </w:r>
    </w:p>
    <w:p w14:paraId="2AA9A363" w14:textId="77777777" w:rsidR="00510117" w:rsidRPr="00510117" w:rsidRDefault="00510117" w:rsidP="00C15E70">
      <w:pPr>
        <w:spacing w:line="360" w:lineRule="auto"/>
        <w:ind w:firstLineChars="200" w:firstLine="420"/>
        <w:rPr>
          <w:rFonts w:ascii="Times New Roman" w:eastAsia="宋体" w:hAnsi="Times New Roman" w:cs="Times New Roman"/>
          <w:sz w:val="21"/>
          <w:szCs w:val="21"/>
        </w:rPr>
      </w:pPr>
      <w:r w:rsidRPr="00510117">
        <w:rPr>
          <w:rFonts w:ascii="Times New Roman" w:eastAsia="宋体" w:hAnsi="Times New Roman" w:cs="Times New Roman" w:hint="eastAsia"/>
          <w:sz w:val="21"/>
          <w:szCs w:val="21"/>
        </w:rPr>
        <w:t>“哲学是无懈可击的”这一论断与通常的看法大相径庭；人们通常仅仅把哲学看作是某种臆测。造成这种看法的，是哲学体系之间，以及每个体系内部的矛盾。人们通常认为，每位哲人都有自己的体系，并与所有其他的体系相冲突。然而事实远非如此：存在着一条真正的哲学传统，它与人类本身同等古老，并有望继续与人类一同恒久持存；众多哲人（然而并非所有自诩为哲人的人）都是从这一传统的共同源泉汲取灵感，因此他们的思想体系大体上是等价的。柏拉图无疑是这一传统中最完美的代表；《薄伽梵歌》也受到了同样的启迪，我们也能够轻易在埃及和中国的典籍中找到等价的表述。在现代欧洲，有必要</w:t>
      </w:r>
      <w:r w:rsidRPr="00510117">
        <w:rPr>
          <w:rFonts w:ascii="Times New Roman" w:eastAsia="宋体" w:hAnsi="Times New Roman" w:cs="Times New Roman" w:hint="eastAsia"/>
          <w:sz w:val="21"/>
          <w:szCs w:val="21"/>
        </w:rPr>
        <w:lastRenderedPageBreak/>
        <w:t>列出笛卡尔和康德；在当代思想家中，有法国的拉涅乌</w:t>
      </w:r>
      <w:r w:rsidRPr="00510117">
        <w:rPr>
          <w:rFonts w:ascii="Times New Roman" w:eastAsia="宋体" w:hAnsi="Times New Roman" w:cs="Times New Roman" w:hint="eastAsia"/>
          <w:sz w:val="21"/>
          <w:szCs w:val="21"/>
          <w:vertAlign w:val="superscript"/>
        </w:rPr>
        <w:footnoteReference w:id="8"/>
      </w:r>
      <w:r w:rsidRPr="00510117">
        <w:rPr>
          <w:rFonts w:ascii="Times New Roman" w:eastAsia="宋体" w:hAnsi="Times New Roman" w:cs="Times New Roman" w:hint="eastAsia"/>
          <w:sz w:val="21"/>
          <w:szCs w:val="21"/>
        </w:rPr>
        <w:t>和阿兰</w:t>
      </w:r>
      <w:r w:rsidRPr="00510117">
        <w:rPr>
          <w:rFonts w:ascii="Times New Roman" w:eastAsia="宋体" w:hAnsi="Times New Roman" w:cs="Times New Roman" w:hint="eastAsia"/>
          <w:sz w:val="21"/>
          <w:szCs w:val="21"/>
          <w:vertAlign w:val="superscript"/>
        </w:rPr>
        <w:footnoteReference w:id="9"/>
      </w:r>
      <w:r w:rsidRPr="00510117">
        <w:rPr>
          <w:rFonts w:ascii="Times New Roman" w:eastAsia="宋体" w:hAnsi="Times New Roman" w:cs="Times New Roman" w:hint="eastAsia"/>
          <w:sz w:val="21"/>
          <w:szCs w:val="21"/>
        </w:rPr>
        <w:t>，德国的胡塞尔。这一哲学传统，就是本文所称的“哲学”。它非但不应被人们指责为变化无常，而且始终如一，从未进步。当一个人用与他自身所处的时代、文明和环境息息相关的术语来向自己和他人表达这一哲学时，唯一能够被更新的就只有这种表达。在每个时代之间做出这种转译是可取的，而这也是在柏拉图之后仍然值得继续从事哲学写作的唯一理由。</w:t>
      </w:r>
    </w:p>
    <w:p w14:paraId="48EDCE3A" w14:textId="77777777" w:rsidR="00510117" w:rsidRPr="00510117" w:rsidRDefault="00510117" w:rsidP="00C15E70">
      <w:pPr>
        <w:spacing w:line="360" w:lineRule="auto"/>
        <w:ind w:firstLineChars="200" w:firstLine="420"/>
        <w:rPr>
          <w:rFonts w:ascii="Times New Roman" w:eastAsia="宋体" w:hAnsi="Times New Roman" w:cs="Times New Roman"/>
          <w:sz w:val="21"/>
          <w:szCs w:val="21"/>
        </w:rPr>
      </w:pPr>
      <w:r w:rsidRPr="00510117">
        <w:rPr>
          <w:rFonts w:ascii="Times New Roman" w:eastAsia="宋体" w:hAnsi="Times New Roman" w:cs="Times New Roman"/>
          <w:sz w:val="21"/>
          <w:szCs w:val="21"/>
        </w:rPr>
        <w:t>这些</w:t>
      </w:r>
      <w:r w:rsidRPr="00510117">
        <w:rPr>
          <w:rFonts w:ascii="Times New Roman" w:eastAsia="宋体" w:hAnsi="Times New Roman" w:cs="Times New Roman" w:hint="eastAsia"/>
          <w:sz w:val="21"/>
          <w:szCs w:val="21"/>
        </w:rPr>
        <w:t>哲学体系之间深刻的一致性被修辞困难所造成的表明差异所掩盖。语言不是为哲学反思而打造的；哲学只能借助对词语含义的改造来使用语言，而由此产生的崭新含义又无法用其他词语来定义；这种含义只能在作者表达其思想的一整套公式（</w:t>
      </w:r>
      <w:r w:rsidRPr="00510117">
        <w:rPr>
          <w:rFonts w:ascii="Times New Roman" w:eastAsia="宋体" w:hAnsi="Times New Roman" w:cs="Times New Roman" w:hint="eastAsia"/>
          <w:sz w:val="21"/>
          <w:szCs w:val="21"/>
          <w:lang w:val="fr-FR"/>
        </w:rPr>
        <w:t>formules</w:t>
      </w:r>
      <w:r w:rsidRPr="00510117">
        <w:rPr>
          <w:rFonts w:ascii="Times New Roman" w:eastAsia="宋体" w:hAnsi="Times New Roman" w:cs="Times New Roman" w:hint="eastAsia"/>
          <w:sz w:val="21"/>
          <w:szCs w:val="21"/>
        </w:rPr>
        <w:t>）中得到呈现。因此，不仅要熟悉所有这些公式，而且要将它们作为一个整体来把握，为此就必须要从作者的角度考虑它们，将自己置于作者思想的中心。哲学著作就像某类绘画作品；若不找到那个让一切元素各就其位的视点，它们就只是一团混乱的色块。因此，若不从他们各自思想的中心出发，比较不同作者的论断就是毫无意义的。只有当我们将自身置于每位作者的思想中心时，才能看清他们的作品是否源自同一种精神。哲人们很可能根本不会对他的前辈们做出这种努力，因而也就不会知道他们是否与自己同根同源。但他知道与否并不重要。</w:t>
      </w:r>
    </w:p>
    <w:p w14:paraId="660D68ED" w14:textId="77777777" w:rsidR="00510117" w:rsidRPr="00510117" w:rsidRDefault="00510117" w:rsidP="00C15E70">
      <w:pPr>
        <w:spacing w:line="360" w:lineRule="auto"/>
        <w:ind w:firstLineChars="200" w:firstLine="420"/>
        <w:rPr>
          <w:rFonts w:ascii="Times New Roman" w:eastAsia="宋体" w:hAnsi="Times New Roman" w:cs="Times New Roman"/>
          <w:sz w:val="21"/>
          <w:szCs w:val="21"/>
          <w:lang w:val="fr-FR"/>
        </w:rPr>
      </w:pPr>
      <w:r w:rsidRPr="00510117">
        <w:rPr>
          <w:rFonts w:ascii="Times New Roman" w:eastAsia="宋体" w:hAnsi="Times New Roman" w:cs="Times New Roman" w:hint="eastAsia"/>
          <w:sz w:val="21"/>
          <w:szCs w:val="21"/>
          <w:lang w:val="fr-FR"/>
        </w:rPr>
        <w:t>诚然，也有一些并未受这一传统启发的作者；这并不奇怪，因为哲学反思意味着超脱，而超脱是一种奇迹。许多自诩为哲人或被认为是哲人的作者根本不具真正意义上的反思能力，或至少不能始终保持这种能力，以让其全部作品都被灵感浸透；尽管如此，他们中的一些人仍然接近一流，他们的作品也值得最大的关注。而即使是那些实践反思的作者，也并非在每一时刻，每一点上都保持这种状态；他们的思想同样会出现偏差，而往往正是这类偏差造成了同类思想家之间的分歧。</w:t>
      </w:r>
    </w:p>
    <w:p w14:paraId="2B7F2E7B" w14:textId="77777777" w:rsidR="00510117" w:rsidRPr="00510117" w:rsidRDefault="00510117" w:rsidP="00C15E70">
      <w:pPr>
        <w:spacing w:line="360" w:lineRule="auto"/>
        <w:ind w:firstLineChars="200" w:firstLine="420"/>
        <w:rPr>
          <w:rFonts w:ascii="Times New Roman" w:eastAsia="宋体" w:hAnsi="Times New Roman" w:cs="Times New Roman"/>
          <w:sz w:val="21"/>
          <w:szCs w:val="21"/>
        </w:rPr>
      </w:pPr>
      <w:r w:rsidRPr="00510117">
        <w:rPr>
          <w:rFonts w:ascii="Times New Roman" w:eastAsia="宋体" w:hAnsi="Times New Roman" w:cs="Times New Roman" w:hint="eastAsia"/>
          <w:sz w:val="21"/>
          <w:szCs w:val="21"/>
        </w:rPr>
        <w:t>至于矛盾</w:t>
      </w:r>
      <w:r w:rsidRPr="00510117">
        <w:rPr>
          <w:rFonts w:ascii="Times New Roman" w:eastAsia="宋体" w:hAnsi="Times New Roman" w:cs="Times New Roman" w:hint="eastAsia"/>
          <w:sz w:val="21"/>
          <w:szCs w:val="21"/>
          <w:lang w:val="fr-FR"/>
        </w:rPr>
        <w:t>，</w:t>
      </w:r>
      <w:r w:rsidRPr="00510117">
        <w:rPr>
          <w:rFonts w:ascii="Times New Roman" w:eastAsia="宋体" w:hAnsi="Times New Roman" w:cs="Times New Roman" w:hint="eastAsia"/>
          <w:sz w:val="21"/>
          <w:szCs w:val="21"/>
        </w:rPr>
        <w:t>一切哲学思想都包含矛盾</w:t>
      </w:r>
      <w:r w:rsidRPr="00510117">
        <w:rPr>
          <w:rFonts w:ascii="Times New Roman" w:eastAsia="宋体" w:hAnsi="Times New Roman" w:cs="Times New Roman" w:hint="eastAsia"/>
          <w:sz w:val="21"/>
          <w:szCs w:val="21"/>
          <w:lang w:val="fr-FR"/>
        </w:rPr>
        <w:t>；</w:t>
      </w:r>
      <w:r w:rsidRPr="00510117">
        <w:rPr>
          <w:rFonts w:ascii="Times New Roman" w:eastAsia="宋体" w:hAnsi="Times New Roman" w:cs="Times New Roman" w:hint="eastAsia"/>
          <w:sz w:val="21"/>
          <w:szCs w:val="21"/>
        </w:rPr>
        <w:t>但这非但不是哲学思想的缺陷</w:t>
      </w:r>
      <w:r w:rsidRPr="00510117">
        <w:rPr>
          <w:rFonts w:ascii="Times New Roman" w:eastAsia="宋体" w:hAnsi="Times New Roman" w:cs="Times New Roman" w:hint="eastAsia"/>
          <w:sz w:val="21"/>
          <w:szCs w:val="21"/>
          <w:lang w:val="fr-FR"/>
        </w:rPr>
        <w:t>，</w:t>
      </w:r>
      <w:r w:rsidRPr="00510117">
        <w:rPr>
          <w:rFonts w:ascii="Times New Roman" w:eastAsia="宋体" w:hAnsi="Times New Roman" w:cs="Times New Roman" w:hint="eastAsia"/>
          <w:sz w:val="21"/>
          <w:szCs w:val="21"/>
        </w:rPr>
        <w:t>反而构成了其本质性特征</w:t>
      </w:r>
      <w:r w:rsidRPr="00510117">
        <w:rPr>
          <w:rFonts w:ascii="Times New Roman" w:eastAsia="宋体" w:hAnsi="Times New Roman" w:cs="Times New Roman" w:hint="eastAsia"/>
          <w:sz w:val="21"/>
          <w:szCs w:val="21"/>
          <w:lang w:val="fr-FR"/>
        </w:rPr>
        <w:t>。</w:t>
      </w:r>
      <w:r w:rsidRPr="00510117">
        <w:rPr>
          <w:rFonts w:ascii="Times New Roman" w:eastAsia="宋体" w:hAnsi="Times New Roman" w:cs="Times New Roman" w:hint="eastAsia"/>
          <w:sz w:val="21"/>
          <w:szCs w:val="21"/>
        </w:rPr>
        <w:t>不含矛盾的哲学只是假象</w:t>
      </w:r>
      <w:r w:rsidRPr="00510117">
        <w:rPr>
          <w:rFonts w:ascii="Times New Roman" w:eastAsia="宋体" w:hAnsi="Times New Roman" w:cs="Times New Roman" w:hint="eastAsia"/>
          <w:sz w:val="21"/>
          <w:szCs w:val="21"/>
          <w:lang w:val="fr-FR"/>
        </w:rPr>
        <w:t>（</w:t>
      </w:r>
      <w:r w:rsidRPr="00510117">
        <w:rPr>
          <w:rFonts w:ascii="Times New Roman" w:eastAsia="宋体" w:hAnsi="Times New Roman" w:cs="Times New Roman" w:hint="eastAsia"/>
          <w:sz w:val="21"/>
          <w:szCs w:val="21"/>
          <w:lang w:val="fr-FR"/>
        </w:rPr>
        <w:t>fausse apparence</w:t>
      </w:r>
      <w:r w:rsidRPr="00510117">
        <w:rPr>
          <w:rFonts w:ascii="Times New Roman" w:eastAsia="宋体" w:hAnsi="Times New Roman" w:cs="Times New Roman" w:hint="eastAsia"/>
          <w:sz w:val="21"/>
          <w:szCs w:val="21"/>
          <w:lang w:val="fr-FR"/>
        </w:rPr>
        <w:t>）</w:t>
      </w:r>
      <w:r w:rsidRPr="00510117">
        <w:rPr>
          <w:rFonts w:ascii="Times New Roman" w:eastAsia="宋体" w:hAnsi="Times New Roman" w:cs="Times New Roman" w:hint="eastAsia"/>
          <w:sz w:val="21"/>
          <w:szCs w:val="21"/>
        </w:rPr>
        <w:t>。因为真正的哲学不进行任何建构；它的对象是给定的（</w:t>
      </w:r>
      <w:proofErr w:type="spellStart"/>
      <w:r w:rsidRPr="00510117">
        <w:rPr>
          <w:rFonts w:ascii="Times New Roman" w:eastAsia="宋体" w:hAnsi="Times New Roman" w:cs="Times New Roman" w:hint="eastAsia"/>
          <w:sz w:val="21"/>
          <w:szCs w:val="21"/>
        </w:rPr>
        <w:t>donn</w:t>
      </w:r>
      <w:proofErr w:type="spellEnd"/>
      <w:r w:rsidRPr="00510117">
        <w:rPr>
          <w:rFonts w:ascii="Times New Roman" w:eastAsia="宋体" w:hAnsi="Times New Roman" w:cs="Times New Roman" w:hint="eastAsia"/>
          <w:sz w:val="21"/>
          <w:szCs w:val="21"/>
        </w:rPr>
        <w:t>é），即我们的思想；正如柏拉图所说，它只是对这些思想进行清点（</w:t>
      </w:r>
      <w:r w:rsidRPr="00510117">
        <w:rPr>
          <w:rFonts w:ascii="Times New Roman" w:eastAsia="宋体" w:hAnsi="Times New Roman" w:cs="Times New Roman" w:hint="eastAsia"/>
          <w:sz w:val="21"/>
          <w:szCs w:val="21"/>
          <w:lang w:val="fr-FR"/>
        </w:rPr>
        <w:t>inventaire</w:t>
      </w:r>
      <w:r w:rsidRPr="00510117">
        <w:rPr>
          <w:rFonts w:ascii="Times New Roman" w:eastAsia="宋体" w:hAnsi="Times New Roman" w:cs="Times New Roman" w:hint="eastAsia"/>
          <w:sz w:val="21"/>
          <w:szCs w:val="21"/>
        </w:rPr>
        <w:t>）；若是在清点的过程中发现了矛盾，它并以哲学的名义将其消除，否则</w:t>
      </w:r>
      <w:r w:rsidRPr="00510117">
        <w:rPr>
          <w:rFonts w:ascii="Times New Roman" w:eastAsia="宋体" w:hAnsi="Times New Roman" w:cs="Times New Roman" w:hint="eastAsia"/>
          <w:sz w:val="21"/>
          <w:szCs w:val="21"/>
        </w:rPr>
        <w:lastRenderedPageBreak/>
        <w:t>便有说谎的危险。那些试图构建体系以消除矛盾的哲人，</w:t>
      </w:r>
      <w:proofErr w:type="gramStart"/>
      <w:r w:rsidRPr="00510117">
        <w:rPr>
          <w:rFonts w:ascii="Times New Roman" w:eastAsia="宋体" w:hAnsi="Times New Roman" w:cs="Times New Roman" w:hint="eastAsia"/>
          <w:sz w:val="21"/>
          <w:szCs w:val="21"/>
        </w:rPr>
        <w:t>恰好向</w:t>
      </w:r>
      <w:proofErr w:type="gramEnd"/>
      <w:r w:rsidRPr="00510117">
        <w:rPr>
          <w:rFonts w:ascii="Times New Roman" w:eastAsia="宋体" w:hAnsi="Times New Roman" w:cs="Times New Roman" w:hint="eastAsia"/>
          <w:sz w:val="21"/>
          <w:szCs w:val="21"/>
        </w:rPr>
        <w:t>世人表明了哲学就只是某种臆测；因为这类体系可以无穷变化，而我们没有理由选择其中的一个而不是另一个。但从知识的角度看，这些体系甚至不如臆测，因为臆测至少是低级的思想，而这些体系不是思想。我们不可能思考它们。</w:t>
      </w:r>
    </w:p>
    <w:p w14:paraId="4926EB1E" w14:textId="77777777" w:rsidR="00510117" w:rsidRPr="00510117" w:rsidRDefault="00510117" w:rsidP="00C15E70">
      <w:pPr>
        <w:spacing w:line="360" w:lineRule="auto"/>
        <w:ind w:firstLineChars="200" w:firstLine="420"/>
        <w:rPr>
          <w:rFonts w:ascii="Times New Roman" w:eastAsia="宋体" w:hAnsi="Times New Roman" w:cs="Times New Roman"/>
          <w:sz w:val="21"/>
          <w:szCs w:val="21"/>
        </w:rPr>
      </w:pPr>
      <w:r w:rsidRPr="00510117">
        <w:rPr>
          <w:rFonts w:ascii="Times New Roman" w:eastAsia="宋体" w:hAnsi="Times New Roman" w:cs="Times New Roman" w:hint="eastAsia"/>
          <w:sz w:val="21"/>
          <w:szCs w:val="21"/>
        </w:rPr>
        <w:t>它们不可能被思考，因为哪怕它们仅仅在</w:t>
      </w:r>
      <w:proofErr w:type="gramStart"/>
      <w:r w:rsidRPr="00510117">
        <w:rPr>
          <w:rFonts w:ascii="Times New Roman" w:eastAsia="宋体" w:hAnsi="Times New Roman" w:cs="Times New Roman" w:hint="eastAsia"/>
          <w:sz w:val="21"/>
          <w:szCs w:val="21"/>
        </w:rPr>
        <w:t>一瞬能</w:t>
      </w:r>
      <w:proofErr w:type="gramEnd"/>
      <w:r w:rsidRPr="00510117">
        <w:rPr>
          <w:rFonts w:ascii="Times New Roman" w:eastAsia="宋体" w:hAnsi="Times New Roman" w:cs="Times New Roman" w:hint="eastAsia"/>
          <w:sz w:val="21"/>
          <w:szCs w:val="21"/>
        </w:rPr>
        <w:t>被思考，也足以在这一瞬间消除它所涉及的矛盾，而我们无法消除这些矛盾。反思在清点思想时发现的矛盾是思想的固有要素，即使是那些体系的搭建者，其思想中也包含这些矛盾；即便在他们构想和阐述体系时，这些矛盾也始终存在于他们的思想中；但他们所使用的语词与他们的思想不符，而这是源自过大的野心。譬如，那些否认外部世界的实在性的人，在做出这一判断时，所感到的桌椅的实在性与任何一个农夫都别无二致；他们所感到的知觉与梦境之间的区别也与任何农夫都无不同。</w:t>
      </w:r>
    </w:p>
    <w:p w14:paraId="7516ADD8" w14:textId="77777777" w:rsidR="00510117" w:rsidRPr="00510117" w:rsidRDefault="00510117" w:rsidP="00C15E70">
      <w:pPr>
        <w:spacing w:line="360" w:lineRule="auto"/>
        <w:ind w:firstLineChars="200" w:firstLine="420"/>
        <w:rPr>
          <w:rFonts w:ascii="Times New Roman" w:eastAsia="宋体" w:hAnsi="Times New Roman" w:cs="Times New Roman"/>
          <w:sz w:val="21"/>
          <w:szCs w:val="21"/>
        </w:rPr>
      </w:pPr>
      <w:r w:rsidRPr="00510117">
        <w:rPr>
          <w:rFonts w:ascii="Times New Roman" w:eastAsia="宋体" w:hAnsi="Times New Roman" w:cs="Times New Roman" w:hint="eastAsia"/>
          <w:sz w:val="21"/>
          <w:szCs w:val="21"/>
        </w:rPr>
        <w:t>再举一个更为清楚的例子，说一条线段具有一定的长度，同时又包含无数个点，就意味着矛盾；这是将一个事物同时设想为有限和无限。当希腊人说一条线段是由有限</w:t>
      </w:r>
      <w:proofErr w:type="gramStart"/>
      <w:r w:rsidRPr="00510117">
        <w:rPr>
          <w:rFonts w:ascii="Times New Roman" w:eastAsia="宋体" w:hAnsi="Times New Roman" w:cs="Times New Roman" w:hint="eastAsia"/>
          <w:sz w:val="21"/>
          <w:szCs w:val="21"/>
        </w:rPr>
        <w:t>个</w:t>
      </w:r>
      <w:proofErr w:type="gramEnd"/>
      <w:r w:rsidRPr="00510117">
        <w:rPr>
          <w:rFonts w:ascii="Times New Roman" w:eastAsia="宋体" w:hAnsi="Times New Roman" w:cs="Times New Roman" w:hint="eastAsia"/>
          <w:sz w:val="21"/>
          <w:szCs w:val="21"/>
        </w:rPr>
        <w:t>点组成的，那也不过是想要消除这一矛盾；他们并没有思考自己在说些什么；这本身就不可思考。我们既不能把在线段上被</w:t>
      </w:r>
      <w:proofErr w:type="gramStart"/>
      <w:r w:rsidRPr="00510117">
        <w:rPr>
          <w:rFonts w:ascii="Times New Roman" w:eastAsia="宋体" w:hAnsi="Times New Roman" w:cs="Times New Roman" w:hint="eastAsia"/>
          <w:sz w:val="21"/>
          <w:szCs w:val="21"/>
        </w:rPr>
        <w:t>有限次</w:t>
      </w:r>
      <w:proofErr w:type="gramEnd"/>
      <w:r w:rsidRPr="00510117">
        <w:rPr>
          <w:rFonts w:ascii="Times New Roman" w:eastAsia="宋体" w:hAnsi="Times New Roman" w:cs="Times New Roman" w:hint="eastAsia"/>
          <w:sz w:val="21"/>
          <w:szCs w:val="21"/>
        </w:rPr>
        <w:t>重复的一部分设想为长度以外的东西，也无法思考一段不可分割的长度。我们试图消除的矛盾总是会重新出现，因而不如</w:t>
      </w:r>
      <w:proofErr w:type="gramStart"/>
      <w:r w:rsidRPr="00510117">
        <w:rPr>
          <w:rFonts w:ascii="Times New Roman" w:eastAsia="宋体" w:hAnsi="Times New Roman" w:cs="Times New Roman" w:hint="eastAsia"/>
          <w:sz w:val="21"/>
          <w:szCs w:val="21"/>
        </w:rPr>
        <w:t>趁早将</w:t>
      </w:r>
      <w:proofErr w:type="gramEnd"/>
      <w:r w:rsidRPr="00510117">
        <w:rPr>
          <w:rFonts w:ascii="Times New Roman" w:eastAsia="宋体" w:hAnsi="Times New Roman" w:cs="Times New Roman" w:hint="eastAsia"/>
          <w:sz w:val="21"/>
          <w:szCs w:val="21"/>
        </w:rPr>
        <w:t>它们揭露；倘若我们决心坦诚揭露这对思想至关重要的矛盾，而不是妄图消除它们，我们就将取得决定性的进步；这样一来，大量无意义的公式不仅将会从哲学中消失，而且也会从科学中消失，甚至包括最精密的科学。至于那些为了消除思想中的一切本质性矛盾而构建的完备体系，我们将会看到，它们的确具有某种价值，但那是作为诗歌；正是在这一点上，瓦雷里的所言是正确的。</w:t>
      </w:r>
    </w:p>
    <w:p w14:paraId="02183068" w14:textId="77777777" w:rsidR="00510117" w:rsidRPr="00510117" w:rsidRDefault="00510117" w:rsidP="00510117">
      <w:pPr>
        <w:spacing w:line="360" w:lineRule="auto"/>
        <w:rPr>
          <w:rFonts w:ascii="Times New Roman" w:eastAsia="宋体" w:hAnsi="Times New Roman" w:cs="Times New Roman"/>
          <w:sz w:val="21"/>
          <w:szCs w:val="21"/>
        </w:rPr>
      </w:pPr>
    </w:p>
    <w:p w14:paraId="31C32A1D" w14:textId="77777777" w:rsidR="006F7D96" w:rsidRPr="00510117" w:rsidRDefault="006F7D96" w:rsidP="009900D1">
      <w:pPr>
        <w:spacing w:line="360" w:lineRule="auto"/>
        <w:rPr>
          <w:rFonts w:ascii="Times New Roman" w:eastAsia="宋体" w:hAnsi="Times New Roman" w:cs="Times New Roman"/>
          <w:sz w:val="21"/>
          <w:szCs w:val="21"/>
        </w:rPr>
      </w:pPr>
    </w:p>
    <w:p w14:paraId="5775660C" w14:textId="58117BB1" w:rsidR="00EA1B04" w:rsidRPr="00675DD5" w:rsidRDefault="00EA1B04" w:rsidP="009900D1">
      <w:pPr>
        <w:pStyle w:val="1"/>
        <w:spacing w:line="360" w:lineRule="auto"/>
        <w:rPr>
          <w:rFonts w:ascii="Times New Roman" w:eastAsia="宋体" w:hAnsi="Times New Roman" w:cs="Times New Roman"/>
          <w:color w:val="auto"/>
          <w:sz w:val="24"/>
          <w:szCs w:val="24"/>
        </w:rPr>
      </w:pPr>
      <w:bookmarkStart w:id="5" w:name="_Toc198218924"/>
      <w:r w:rsidRPr="00AE2F29">
        <w:rPr>
          <w:rFonts w:ascii="Times New Roman" w:eastAsia="宋体" w:hAnsi="Times New Roman" w:cs="Times New Roman"/>
          <w:color w:val="auto"/>
          <w:sz w:val="21"/>
          <w:szCs w:val="21"/>
          <w:lang w:val="fr-FR"/>
        </w:rPr>
        <w:t>阅读的概念</w:t>
      </w:r>
      <w:r w:rsidRPr="00AE2F29">
        <w:rPr>
          <w:rStyle w:val="af4"/>
          <w:rFonts w:ascii="Times New Roman" w:eastAsia="宋体" w:hAnsi="Times New Roman" w:cs="Times New Roman"/>
          <w:color w:val="auto"/>
          <w:sz w:val="21"/>
          <w:szCs w:val="21"/>
          <w:lang w:val="fr-FR"/>
        </w:rPr>
        <w:footnoteReference w:id="10"/>
      </w:r>
      <w:bookmarkEnd w:id="5"/>
    </w:p>
    <w:p w14:paraId="43F5486C" w14:textId="0A933654" w:rsidR="00965509" w:rsidRPr="00AE2F29" w:rsidRDefault="006F7D96" w:rsidP="009900D1">
      <w:pPr>
        <w:spacing w:line="360" w:lineRule="auto"/>
        <w:ind w:firstLineChars="200" w:firstLine="420"/>
        <w:rPr>
          <w:rFonts w:ascii="Times New Roman" w:eastAsia="宋体" w:hAnsi="Times New Roman" w:cs="Times New Roman"/>
          <w:sz w:val="21"/>
          <w:szCs w:val="21"/>
          <w:lang w:val="fr-FR"/>
        </w:rPr>
      </w:pPr>
      <w:r w:rsidRPr="00675DD5">
        <w:rPr>
          <w:rFonts w:ascii="Times New Roman" w:eastAsia="宋体" w:hAnsi="Times New Roman" w:cs="Times New Roman"/>
          <w:sz w:val="21"/>
          <w:szCs w:val="21"/>
        </w:rPr>
        <w:t>[</w:t>
      </w:r>
      <w:proofErr w:type="gramStart"/>
      <w:r w:rsidRPr="00AE2F29">
        <w:rPr>
          <w:rFonts w:ascii="Times New Roman" w:eastAsia="宋体" w:hAnsi="Times New Roman" w:cs="Times New Roman"/>
          <w:sz w:val="21"/>
          <w:szCs w:val="21"/>
          <w:lang w:val="fr-FR"/>
        </w:rPr>
        <w:t>译按</w:t>
      </w:r>
      <w:proofErr w:type="gramEnd"/>
      <w:r w:rsidRPr="00675DD5">
        <w:rPr>
          <w:rFonts w:ascii="Times New Roman" w:eastAsia="宋体" w:hAnsi="Times New Roman" w:cs="Times New Roman"/>
          <w:sz w:val="21"/>
          <w:szCs w:val="21"/>
        </w:rPr>
        <w:t>]</w:t>
      </w:r>
      <w:r w:rsidR="007D1036" w:rsidRPr="00AE2F29">
        <w:rPr>
          <w:rFonts w:ascii="Times New Roman" w:eastAsia="宋体" w:hAnsi="Times New Roman" w:cs="Times New Roman"/>
          <w:sz w:val="21"/>
          <w:szCs w:val="21"/>
          <w:lang w:val="fr-FR"/>
        </w:rPr>
        <w:t>本文</w:t>
      </w:r>
      <w:r w:rsidR="00915027" w:rsidRPr="00AE2F29">
        <w:rPr>
          <w:rFonts w:ascii="Times New Roman" w:eastAsia="宋体" w:hAnsi="Times New Roman" w:cs="Times New Roman"/>
          <w:sz w:val="21"/>
          <w:szCs w:val="21"/>
          <w:lang w:val="fr-FR"/>
        </w:rPr>
        <w:t>原标题为</w:t>
      </w:r>
      <w:r w:rsidR="00AC0DFB" w:rsidRPr="00675DD5">
        <w:rPr>
          <w:rFonts w:ascii="Times New Roman" w:eastAsia="宋体" w:hAnsi="Times New Roman" w:cs="Times New Roman"/>
          <w:i/>
          <w:iCs/>
          <w:sz w:val="21"/>
          <w:szCs w:val="21"/>
        </w:rPr>
        <w:t>Essai sur la Notion de Lecture</w:t>
      </w:r>
      <w:r w:rsidR="00AC0DFB" w:rsidRPr="00675DD5">
        <w:rPr>
          <w:rFonts w:ascii="Times New Roman" w:eastAsia="宋体" w:hAnsi="Times New Roman" w:cs="Times New Roman"/>
          <w:sz w:val="21"/>
          <w:szCs w:val="21"/>
        </w:rPr>
        <w:t>，</w:t>
      </w:r>
      <w:r w:rsidR="00F97E15" w:rsidRPr="00AE2F29">
        <w:rPr>
          <w:rFonts w:ascii="Times New Roman" w:eastAsia="宋体" w:hAnsi="Times New Roman" w:cs="Times New Roman"/>
          <w:sz w:val="21"/>
          <w:szCs w:val="21"/>
          <w:lang w:val="fr-FR"/>
        </w:rPr>
        <w:t>写于</w:t>
      </w:r>
      <w:r w:rsidR="00F97E15" w:rsidRPr="00675DD5">
        <w:rPr>
          <w:rFonts w:ascii="Times New Roman" w:eastAsia="宋体" w:hAnsi="Times New Roman" w:cs="Times New Roman"/>
          <w:sz w:val="21"/>
          <w:szCs w:val="21"/>
        </w:rPr>
        <w:t>1941</w:t>
      </w:r>
      <w:r w:rsidR="00F97E15" w:rsidRPr="00AE2F29">
        <w:rPr>
          <w:rFonts w:ascii="Times New Roman" w:eastAsia="宋体" w:hAnsi="Times New Roman" w:cs="Times New Roman"/>
          <w:sz w:val="21"/>
          <w:szCs w:val="21"/>
          <w:lang w:val="fr-FR"/>
        </w:rPr>
        <w:t>年春</w:t>
      </w:r>
      <w:r w:rsidR="00F97E15" w:rsidRPr="00675DD5">
        <w:rPr>
          <w:rFonts w:ascii="Times New Roman" w:eastAsia="宋体" w:hAnsi="Times New Roman" w:cs="Times New Roman"/>
          <w:sz w:val="21"/>
          <w:szCs w:val="21"/>
        </w:rPr>
        <w:t>，</w:t>
      </w:r>
      <w:r w:rsidR="00965509" w:rsidRPr="00AE2F29">
        <w:rPr>
          <w:rFonts w:ascii="Times New Roman" w:eastAsia="宋体" w:hAnsi="Times New Roman" w:cs="Times New Roman"/>
          <w:sz w:val="21"/>
          <w:szCs w:val="21"/>
          <w:lang w:val="fr-FR"/>
        </w:rPr>
        <w:t>最初发表</w:t>
      </w:r>
      <w:r w:rsidR="00281AFB" w:rsidRPr="00AE2F29">
        <w:rPr>
          <w:rFonts w:ascii="Times New Roman" w:eastAsia="宋体" w:hAnsi="Times New Roman" w:cs="Times New Roman"/>
          <w:sz w:val="21"/>
          <w:szCs w:val="21"/>
          <w:lang w:val="fr-FR"/>
        </w:rPr>
        <w:t>在</w:t>
      </w:r>
      <w:r w:rsidR="00480901" w:rsidRPr="00AE2F29">
        <w:rPr>
          <w:rFonts w:ascii="Times New Roman" w:eastAsia="宋体" w:hAnsi="Times New Roman" w:cs="Times New Roman"/>
          <w:sz w:val="21"/>
          <w:szCs w:val="21"/>
          <w:lang w:val="fr-FR"/>
        </w:rPr>
        <w:t>由</w:t>
      </w:r>
      <w:r w:rsidR="00B92A96" w:rsidRPr="00AE2F29">
        <w:rPr>
          <w:rFonts w:ascii="Times New Roman" w:eastAsia="宋体" w:hAnsi="Times New Roman" w:cs="Times New Roman"/>
          <w:sz w:val="21"/>
          <w:szCs w:val="21"/>
          <w:lang w:val="fr-FR"/>
        </w:rPr>
        <w:t>加</w:t>
      </w:r>
      <w:r w:rsidR="00B92A96" w:rsidRPr="00AE2F29">
        <w:rPr>
          <w:rFonts w:ascii="Times New Roman" w:eastAsia="宋体" w:hAnsi="Times New Roman" w:cs="Times New Roman"/>
          <w:sz w:val="21"/>
          <w:szCs w:val="21"/>
          <w:lang w:val="fr-FR"/>
        </w:rPr>
        <w:lastRenderedPageBreak/>
        <w:t>斯顿</w:t>
      </w:r>
      <w:r w:rsidR="00B92A96" w:rsidRPr="00675DD5">
        <w:rPr>
          <w:rFonts w:ascii="Times New Roman" w:eastAsia="宋体" w:hAnsi="Times New Roman" w:cs="Times New Roman"/>
          <w:sz w:val="21"/>
          <w:szCs w:val="21"/>
        </w:rPr>
        <w:t>·</w:t>
      </w:r>
      <w:r w:rsidR="00D406CC" w:rsidRPr="00AE2F29">
        <w:rPr>
          <w:rFonts w:ascii="Times New Roman" w:eastAsia="宋体" w:hAnsi="Times New Roman" w:cs="Times New Roman"/>
          <w:sz w:val="21"/>
          <w:szCs w:val="21"/>
          <w:lang w:val="fr-FR"/>
        </w:rPr>
        <w:t>伯杰</w:t>
      </w:r>
      <w:r w:rsidR="00D406CC" w:rsidRPr="00AE2F29">
        <w:rPr>
          <w:rStyle w:val="af4"/>
          <w:rFonts w:ascii="Times New Roman" w:eastAsia="宋体" w:hAnsi="Times New Roman" w:cs="Times New Roman"/>
          <w:sz w:val="21"/>
          <w:szCs w:val="21"/>
          <w:lang w:val="fr-FR"/>
        </w:rPr>
        <w:footnoteReference w:id="11"/>
      </w:r>
      <w:r w:rsidR="00281AFB" w:rsidRPr="00AE2F29">
        <w:rPr>
          <w:rFonts w:ascii="Times New Roman" w:eastAsia="宋体" w:hAnsi="Times New Roman" w:cs="Times New Roman"/>
          <w:sz w:val="21"/>
          <w:szCs w:val="21"/>
          <w:lang w:val="fr-FR"/>
        </w:rPr>
        <w:t>创办的期刊</w:t>
      </w:r>
      <w:r w:rsidR="00281AFB" w:rsidRPr="00675DD5">
        <w:rPr>
          <w:rFonts w:ascii="Times New Roman" w:eastAsia="宋体" w:hAnsi="Times New Roman" w:cs="Times New Roman"/>
          <w:i/>
          <w:iCs/>
          <w:sz w:val="21"/>
          <w:szCs w:val="21"/>
        </w:rPr>
        <w:t xml:space="preserve"> Les études </w:t>
      </w:r>
      <w:proofErr w:type="spellStart"/>
      <w:r w:rsidR="00281AFB" w:rsidRPr="00675DD5">
        <w:rPr>
          <w:rFonts w:ascii="Times New Roman" w:eastAsia="宋体" w:hAnsi="Times New Roman" w:cs="Times New Roman"/>
          <w:i/>
          <w:iCs/>
          <w:sz w:val="21"/>
          <w:szCs w:val="21"/>
        </w:rPr>
        <w:t>philosophiques</w:t>
      </w:r>
      <w:proofErr w:type="spellEnd"/>
      <w:r w:rsidR="00976EDC" w:rsidRPr="00AE2F29">
        <w:rPr>
          <w:rFonts w:ascii="Times New Roman" w:eastAsia="宋体" w:hAnsi="Times New Roman" w:cs="Times New Roman"/>
          <w:sz w:val="21"/>
          <w:szCs w:val="21"/>
          <w:lang w:val="fr-FR"/>
        </w:rPr>
        <w:t>的创刊号</w:t>
      </w:r>
      <w:r w:rsidR="000F6A65" w:rsidRPr="00675DD5">
        <w:rPr>
          <w:rFonts w:ascii="Times New Roman" w:eastAsia="宋体" w:hAnsi="Times New Roman" w:cs="Times New Roman"/>
          <w:sz w:val="21"/>
          <w:szCs w:val="21"/>
        </w:rPr>
        <w:t>（</w:t>
      </w:r>
      <w:r w:rsidR="00976EDC" w:rsidRPr="00675DD5">
        <w:rPr>
          <w:rFonts w:ascii="Times New Roman" w:eastAsia="宋体" w:hAnsi="Times New Roman" w:cs="Times New Roman"/>
          <w:sz w:val="21"/>
          <w:szCs w:val="21"/>
        </w:rPr>
        <w:t xml:space="preserve">Janvier/Mars 1946, Nouvelle Série, 1ère </w:t>
      </w:r>
      <w:proofErr w:type="spellStart"/>
      <w:r w:rsidR="00976EDC" w:rsidRPr="00675DD5">
        <w:rPr>
          <w:rFonts w:ascii="Times New Roman" w:eastAsia="宋体" w:hAnsi="Times New Roman" w:cs="Times New Roman"/>
          <w:sz w:val="21"/>
          <w:szCs w:val="21"/>
        </w:rPr>
        <w:t>Année</w:t>
      </w:r>
      <w:proofErr w:type="spellEnd"/>
      <w:r w:rsidR="00976EDC" w:rsidRPr="00675DD5">
        <w:rPr>
          <w:rFonts w:ascii="Times New Roman" w:eastAsia="宋体" w:hAnsi="Times New Roman" w:cs="Times New Roman"/>
          <w:sz w:val="21"/>
          <w:szCs w:val="21"/>
        </w:rPr>
        <w:t>, No. 1, pp. 13-19</w:t>
      </w:r>
      <w:r w:rsidR="00976EDC" w:rsidRPr="00675DD5">
        <w:rPr>
          <w:rFonts w:ascii="Times New Roman" w:eastAsia="宋体" w:hAnsi="Times New Roman" w:cs="Times New Roman"/>
          <w:sz w:val="21"/>
          <w:szCs w:val="21"/>
        </w:rPr>
        <w:t>）</w:t>
      </w:r>
      <w:r w:rsidR="00281AFB" w:rsidRPr="00AE2F29">
        <w:rPr>
          <w:rFonts w:ascii="Times New Roman" w:eastAsia="宋体" w:hAnsi="Times New Roman" w:cs="Times New Roman"/>
          <w:sz w:val="21"/>
          <w:szCs w:val="21"/>
          <w:lang w:val="fr-FR"/>
        </w:rPr>
        <w:t>上</w:t>
      </w:r>
      <w:r w:rsidR="00CF3D6F" w:rsidRPr="00AE2F29">
        <w:rPr>
          <w:rFonts w:ascii="Times New Roman" w:eastAsia="宋体" w:hAnsi="Times New Roman" w:cs="Times New Roman"/>
          <w:sz w:val="21"/>
          <w:szCs w:val="21"/>
          <w:lang w:val="fr-FR"/>
        </w:rPr>
        <w:t>。据英译者</w:t>
      </w:r>
      <w:r w:rsidR="0005534E" w:rsidRPr="00AE2F29">
        <w:rPr>
          <w:rFonts w:ascii="Times New Roman" w:eastAsia="宋体" w:hAnsi="Times New Roman" w:cs="Times New Roman"/>
          <w:sz w:val="21"/>
          <w:szCs w:val="21"/>
          <w:lang w:val="fr-FR"/>
        </w:rPr>
        <w:t>介绍，</w:t>
      </w:r>
      <w:proofErr w:type="gramStart"/>
      <w:r w:rsidR="0005534E" w:rsidRPr="00AE2F29">
        <w:rPr>
          <w:rFonts w:ascii="Times New Roman" w:eastAsia="宋体" w:hAnsi="Times New Roman" w:cs="Times New Roman"/>
          <w:sz w:val="21"/>
          <w:szCs w:val="21"/>
          <w:lang w:val="fr-FR"/>
        </w:rPr>
        <w:t>薇依似乎</w:t>
      </w:r>
      <w:proofErr w:type="gramEnd"/>
      <w:r w:rsidR="00976EDC" w:rsidRPr="00AE2F29">
        <w:rPr>
          <w:rFonts w:ascii="Times New Roman" w:eastAsia="宋体" w:hAnsi="Times New Roman" w:cs="Times New Roman"/>
          <w:sz w:val="21"/>
          <w:szCs w:val="21"/>
          <w:lang w:val="fr-FR"/>
        </w:rPr>
        <w:t>有计划继续</w:t>
      </w:r>
      <w:r w:rsidR="0005534E" w:rsidRPr="00AE2F29">
        <w:rPr>
          <w:rFonts w:ascii="Times New Roman" w:eastAsia="宋体" w:hAnsi="Times New Roman" w:cs="Times New Roman"/>
          <w:sz w:val="21"/>
          <w:szCs w:val="21"/>
          <w:lang w:val="fr-FR"/>
        </w:rPr>
        <w:t>扩写这篇文章，因为她的笔记本中记录了许多这类尝试。</w:t>
      </w:r>
      <w:r w:rsidR="007D1036" w:rsidRPr="00AE2F29">
        <w:rPr>
          <w:rFonts w:ascii="Times New Roman" w:eastAsia="宋体" w:hAnsi="Times New Roman" w:cs="Times New Roman"/>
          <w:sz w:val="21"/>
          <w:szCs w:val="21"/>
          <w:lang w:val="fr-FR"/>
        </w:rPr>
        <w:t>此处译文</w:t>
      </w:r>
      <w:r w:rsidR="00320D28" w:rsidRPr="00AE2F29">
        <w:rPr>
          <w:rFonts w:ascii="Times New Roman" w:eastAsia="宋体" w:hAnsi="Times New Roman" w:cs="Times New Roman"/>
          <w:sz w:val="21"/>
          <w:szCs w:val="21"/>
          <w:lang w:val="fr-FR"/>
        </w:rPr>
        <w:t>译自</w:t>
      </w:r>
      <w:r w:rsidR="000F6A65" w:rsidRPr="00AE2F29">
        <w:rPr>
          <w:rFonts w:ascii="Times New Roman" w:eastAsia="宋体" w:hAnsi="Times New Roman" w:cs="Times New Roman"/>
          <w:i/>
          <w:iCs/>
          <w:sz w:val="21"/>
          <w:szCs w:val="21"/>
          <w:lang w:val="fr-FR"/>
        </w:rPr>
        <w:t>Les études philosophiques</w:t>
      </w:r>
      <w:r w:rsidR="00025573">
        <w:rPr>
          <w:rFonts w:ascii="Times New Roman" w:eastAsia="宋体" w:hAnsi="Times New Roman" w:cs="Times New Roman" w:hint="eastAsia"/>
          <w:sz w:val="21"/>
          <w:szCs w:val="21"/>
          <w:lang w:val="fr-FR"/>
        </w:rPr>
        <w:t>上</w:t>
      </w:r>
      <w:r w:rsidR="000F6A65" w:rsidRPr="00AE2F29">
        <w:rPr>
          <w:rFonts w:ascii="Times New Roman" w:eastAsia="宋体" w:hAnsi="Times New Roman" w:cs="Times New Roman"/>
          <w:sz w:val="21"/>
          <w:szCs w:val="21"/>
          <w:lang w:val="fr-FR"/>
        </w:rPr>
        <w:t>刊登的</w:t>
      </w:r>
      <w:r w:rsidR="004A5C88" w:rsidRPr="00AE2F29">
        <w:rPr>
          <w:rFonts w:ascii="Times New Roman" w:eastAsia="宋体" w:hAnsi="Times New Roman" w:cs="Times New Roman"/>
          <w:sz w:val="21"/>
          <w:szCs w:val="21"/>
          <w:lang w:val="fr-FR"/>
        </w:rPr>
        <w:t>法文</w:t>
      </w:r>
      <w:r w:rsidR="000F6A65" w:rsidRPr="00AE2F29">
        <w:rPr>
          <w:rFonts w:ascii="Times New Roman" w:eastAsia="宋体" w:hAnsi="Times New Roman" w:cs="Times New Roman"/>
          <w:sz w:val="21"/>
          <w:szCs w:val="21"/>
          <w:lang w:val="fr-FR"/>
        </w:rPr>
        <w:t>原文，并参考了</w:t>
      </w:r>
      <w:r w:rsidR="000B02D7" w:rsidRPr="00AE2F29">
        <w:rPr>
          <w:rFonts w:ascii="Times New Roman" w:eastAsia="宋体" w:hAnsi="Times New Roman" w:cs="Times New Roman"/>
          <w:sz w:val="21"/>
          <w:szCs w:val="21"/>
          <w:lang w:val="fr-FR"/>
        </w:rPr>
        <w:t>Eric O. Springsted</w:t>
      </w:r>
      <w:r w:rsidR="000B02D7" w:rsidRPr="00AE2F29">
        <w:rPr>
          <w:rFonts w:ascii="Times New Roman" w:eastAsia="宋体" w:hAnsi="Times New Roman" w:cs="Times New Roman"/>
          <w:sz w:val="21"/>
          <w:szCs w:val="21"/>
          <w:lang w:val="fr-FR"/>
        </w:rPr>
        <w:t>与</w:t>
      </w:r>
      <w:r w:rsidR="00A148A0" w:rsidRPr="00AE2F29">
        <w:rPr>
          <w:rFonts w:ascii="Times New Roman" w:eastAsia="宋体" w:hAnsi="Times New Roman" w:cs="Times New Roman"/>
          <w:sz w:val="21"/>
          <w:szCs w:val="21"/>
          <w:lang w:val="fr-FR"/>
        </w:rPr>
        <w:t>Lawrence E. Schmidt</w:t>
      </w:r>
      <w:r w:rsidR="000B02D7" w:rsidRPr="00AE2F29">
        <w:rPr>
          <w:rFonts w:ascii="Times New Roman" w:eastAsia="宋体" w:hAnsi="Times New Roman" w:cs="Times New Roman"/>
          <w:sz w:val="21"/>
          <w:szCs w:val="21"/>
          <w:lang w:val="fr-FR"/>
        </w:rPr>
        <w:t>合译的英译本（</w:t>
      </w:r>
      <w:r w:rsidR="000B02D7" w:rsidRPr="00AE2F29">
        <w:rPr>
          <w:rFonts w:ascii="Times New Roman" w:eastAsia="宋体" w:hAnsi="Times New Roman" w:cs="Times New Roman"/>
          <w:i/>
          <w:iCs/>
          <w:sz w:val="21"/>
          <w:szCs w:val="21"/>
          <w:lang w:val="fr-FR"/>
        </w:rPr>
        <w:t>Late Philosophical Writings</w:t>
      </w:r>
      <w:r w:rsidR="000B02D7" w:rsidRPr="00AE2F29">
        <w:rPr>
          <w:rFonts w:ascii="Times New Roman" w:eastAsia="宋体" w:hAnsi="Times New Roman" w:cs="Times New Roman"/>
          <w:sz w:val="21"/>
          <w:szCs w:val="21"/>
          <w:lang w:val="fr-FR"/>
        </w:rPr>
        <w:t>, University of Notre Dame Press, 2015</w:t>
      </w:r>
      <w:r w:rsidR="000B02D7" w:rsidRPr="00AE2F29">
        <w:rPr>
          <w:rFonts w:ascii="Times New Roman" w:eastAsia="宋体" w:hAnsi="Times New Roman" w:cs="Times New Roman"/>
          <w:sz w:val="21"/>
          <w:szCs w:val="21"/>
          <w:lang w:val="fr-FR"/>
        </w:rPr>
        <w:t>）。</w:t>
      </w:r>
    </w:p>
    <w:p w14:paraId="630106A4" w14:textId="77777777" w:rsidR="000F6A65" w:rsidRPr="00AE2F29" w:rsidRDefault="000F6A65" w:rsidP="009900D1">
      <w:pPr>
        <w:spacing w:line="360" w:lineRule="auto"/>
        <w:ind w:firstLineChars="200" w:firstLine="420"/>
        <w:rPr>
          <w:rFonts w:ascii="Times New Roman" w:eastAsia="宋体" w:hAnsi="Times New Roman" w:cs="Times New Roman"/>
          <w:i/>
          <w:iCs/>
          <w:sz w:val="21"/>
          <w:szCs w:val="21"/>
          <w:lang w:val="fr-FR"/>
        </w:rPr>
      </w:pPr>
    </w:p>
    <w:p w14:paraId="10181C96" w14:textId="08A8D5F3" w:rsidR="00EA1B04" w:rsidRPr="00AE2F29" w:rsidRDefault="00EA1B04" w:rsidP="009900D1">
      <w:pPr>
        <w:spacing w:line="360" w:lineRule="auto"/>
        <w:ind w:firstLineChars="200" w:firstLine="420"/>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我们都</w:t>
      </w:r>
      <w:r w:rsidR="0061198B">
        <w:rPr>
          <w:rFonts w:ascii="Times New Roman" w:eastAsia="宋体" w:hAnsi="Times New Roman" w:cs="Times New Roman" w:hint="eastAsia"/>
          <w:sz w:val="21"/>
          <w:szCs w:val="21"/>
          <w:lang w:val="fr-FR"/>
        </w:rPr>
        <w:t>明白</w:t>
      </w:r>
      <w:r w:rsidR="004D51C3"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感觉是即时的、野蛮的，总是出其不意地</w:t>
      </w:r>
      <w:r w:rsidR="003A7333" w:rsidRPr="00AE2F29">
        <w:rPr>
          <w:rFonts w:ascii="Times New Roman" w:eastAsia="宋体" w:hAnsi="Times New Roman" w:cs="Times New Roman"/>
          <w:sz w:val="21"/>
          <w:szCs w:val="21"/>
          <w:lang w:val="fr-FR"/>
        </w:rPr>
        <w:t>将我们</w:t>
      </w:r>
      <w:r w:rsidRPr="00AE2F29">
        <w:rPr>
          <w:rFonts w:ascii="Times New Roman" w:eastAsia="宋体" w:hAnsi="Times New Roman" w:cs="Times New Roman"/>
          <w:sz w:val="21"/>
          <w:szCs w:val="21"/>
          <w:lang w:val="fr-FR"/>
        </w:rPr>
        <w:t>攫住（</w:t>
      </w:r>
      <w:r w:rsidRPr="00AE2F29">
        <w:rPr>
          <w:rFonts w:ascii="Times New Roman" w:eastAsia="宋体" w:hAnsi="Times New Roman" w:cs="Times New Roman"/>
          <w:sz w:val="21"/>
          <w:szCs w:val="21"/>
          <w:lang w:val="fr-FR"/>
        </w:rPr>
        <w:t>s'empare</w:t>
      </w:r>
      <w:r w:rsidRPr="00AE2F29">
        <w:rPr>
          <w:rFonts w:ascii="Times New Roman" w:eastAsia="宋体" w:hAnsi="Times New Roman" w:cs="Times New Roman"/>
          <w:sz w:val="21"/>
          <w:szCs w:val="21"/>
          <w:lang w:val="fr-FR"/>
        </w:rPr>
        <w:t>）。一个人毫无防备地在腹部挨了一拳；在他意识到发生了什么之前，骤变已然发生；我碰到了一个滚烫的物体；还没意识到自己已被烫伤之前，就感到一阵颤抖。某种东西捕获了（</w:t>
      </w:r>
      <w:r w:rsidRPr="00AE2F29">
        <w:rPr>
          <w:rFonts w:ascii="Times New Roman" w:eastAsia="宋体" w:hAnsi="Times New Roman" w:cs="Times New Roman"/>
          <w:sz w:val="21"/>
          <w:szCs w:val="21"/>
          <w:lang w:val="fr-FR"/>
        </w:rPr>
        <w:t>saisit</w:t>
      </w:r>
      <w:r w:rsidRPr="00AE2F29">
        <w:rPr>
          <w:rFonts w:ascii="Times New Roman" w:eastAsia="宋体" w:hAnsi="Times New Roman" w:cs="Times New Roman"/>
          <w:sz w:val="21"/>
          <w:szCs w:val="21"/>
          <w:lang w:val="fr-FR"/>
        </w:rPr>
        <w:t>）我。这就是宇宙对待我的方式，我也由此来认识宇宙。我们并不对拳头、烧伤和突然的巨响所具有的</w:t>
      </w:r>
      <w:proofErr w:type="gramStart"/>
      <w:r w:rsidRPr="00AE2F29">
        <w:rPr>
          <w:rFonts w:ascii="Times New Roman" w:eastAsia="宋体" w:hAnsi="Times New Roman" w:cs="Times New Roman"/>
          <w:sz w:val="21"/>
          <w:szCs w:val="21"/>
          <w:lang w:val="fr-FR"/>
        </w:rPr>
        <w:t>攫人之力感到</w:t>
      </w:r>
      <w:proofErr w:type="gramEnd"/>
      <w:r w:rsidRPr="00AE2F29">
        <w:rPr>
          <w:rFonts w:ascii="Times New Roman" w:eastAsia="宋体" w:hAnsi="Times New Roman" w:cs="Times New Roman"/>
          <w:sz w:val="21"/>
          <w:szCs w:val="21"/>
          <w:lang w:val="fr-FR"/>
        </w:rPr>
        <w:t>惊讶，因为我们知道，或者说我们相信自己知道，这些东西来自外部，来自物质，而心灵</w:t>
      </w:r>
      <w:r w:rsidR="0068635F">
        <w:rPr>
          <w:rFonts w:ascii="Times New Roman" w:eastAsia="宋体" w:hAnsi="Times New Roman" w:cs="Times New Roman" w:hint="eastAsia"/>
          <w:sz w:val="21"/>
          <w:szCs w:val="21"/>
          <w:lang w:val="fr-FR"/>
        </w:rPr>
        <w:t>只要不受它们的伤害，便</w:t>
      </w:r>
      <w:r w:rsidRPr="00AE2F29">
        <w:rPr>
          <w:rFonts w:ascii="Times New Roman" w:eastAsia="宋体" w:hAnsi="Times New Roman" w:cs="Times New Roman"/>
          <w:sz w:val="21"/>
          <w:szCs w:val="21"/>
          <w:lang w:val="fr-FR"/>
        </w:rPr>
        <w:t>与它们无关。我们自身形成的思想虽能左右我们的情感，却不会像这样将我们捕获。</w:t>
      </w:r>
    </w:p>
    <w:p w14:paraId="080D68E2" w14:textId="085058E2" w:rsidR="00EA1B04" w:rsidRPr="00AE2F29" w:rsidRDefault="00EA1B04" w:rsidP="009900D1">
      <w:pPr>
        <w:spacing w:line="360" w:lineRule="auto"/>
        <w:ind w:firstLineChars="200" w:firstLine="420"/>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神秘的是，一些本身无关痛痒的感觉，竟能</w:t>
      </w:r>
      <w:r w:rsidR="00FF2B82">
        <w:rPr>
          <w:rFonts w:ascii="Times New Roman" w:eastAsia="宋体" w:hAnsi="Times New Roman" w:cs="Times New Roman" w:hint="eastAsia"/>
          <w:sz w:val="21"/>
          <w:szCs w:val="21"/>
          <w:lang w:val="fr-FR"/>
        </w:rPr>
        <w:t>借助</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意义</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同样将我们捕获。白纸上的一些黑色笔画，这与腹部挨上一拳截然不同。但有时却能起到同样的效果。每个人都多少体会过从信件或报纸上读到坏消息时的反应：在尚未弄清内容之前，我们就感到已被捕获</w:t>
      </w:r>
      <w:r w:rsidR="00BB4F95">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震撼，仿佛</w:t>
      </w:r>
      <w:r w:rsidR="009214C8">
        <w:rPr>
          <w:rFonts w:ascii="Times New Roman" w:eastAsia="宋体" w:hAnsi="Times New Roman" w:cs="Times New Roman" w:hint="eastAsia"/>
          <w:sz w:val="21"/>
          <w:szCs w:val="21"/>
          <w:lang w:val="fr-FR"/>
        </w:rPr>
        <w:t>挨</w:t>
      </w:r>
      <w:r w:rsidRPr="00AE2F29">
        <w:rPr>
          <w:rFonts w:ascii="Times New Roman" w:eastAsia="宋体" w:hAnsi="Times New Roman" w:cs="Times New Roman"/>
          <w:sz w:val="21"/>
          <w:szCs w:val="21"/>
          <w:lang w:val="fr-FR"/>
        </w:rPr>
        <w:t>了一拳，哪怕</w:t>
      </w:r>
      <w:r w:rsidR="009214C8">
        <w:rPr>
          <w:rFonts w:ascii="Times New Roman" w:eastAsia="宋体" w:hAnsi="Times New Roman" w:cs="Times New Roman" w:hint="eastAsia"/>
          <w:sz w:val="21"/>
          <w:szCs w:val="21"/>
          <w:lang w:val="fr-FR"/>
        </w:rPr>
        <w:t>许久过后</w:t>
      </w:r>
      <w:r w:rsidRPr="00AE2F29">
        <w:rPr>
          <w:rFonts w:ascii="Times New Roman" w:eastAsia="宋体" w:hAnsi="Times New Roman" w:cs="Times New Roman"/>
          <w:sz w:val="21"/>
          <w:szCs w:val="21"/>
          <w:lang w:val="fr-FR"/>
        </w:rPr>
        <w:t>，信封上也仍</w:t>
      </w:r>
      <w:r w:rsidR="009214C8">
        <w:rPr>
          <w:rFonts w:ascii="Times New Roman" w:eastAsia="宋体" w:hAnsi="Times New Roman" w:cs="Times New Roman" w:hint="eastAsia"/>
          <w:sz w:val="21"/>
          <w:szCs w:val="21"/>
          <w:lang w:val="fr-FR"/>
        </w:rPr>
        <w:t>留有</w:t>
      </w:r>
      <w:r w:rsidRPr="00AE2F29">
        <w:rPr>
          <w:rFonts w:ascii="Times New Roman" w:eastAsia="宋体" w:hAnsi="Times New Roman" w:cs="Times New Roman"/>
          <w:sz w:val="21"/>
          <w:szCs w:val="21"/>
          <w:lang w:val="fr-FR"/>
        </w:rPr>
        <w:t>痛楚。某天，当时间已稍稍抚平伤痛，你随手翻动文件，那封信忽然出现，一种活生生的痛苦随即涌来，仍是那般突兀、尖锐，仿佛身体</w:t>
      </w:r>
      <w:r w:rsidR="00DC3B46">
        <w:rPr>
          <w:rFonts w:ascii="Times New Roman" w:eastAsia="宋体" w:hAnsi="Times New Roman" w:cs="Times New Roman" w:hint="eastAsia"/>
          <w:sz w:val="21"/>
          <w:szCs w:val="21"/>
          <w:lang w:val="fr-FR"/>
        </w:rPr>
        <w:t>层面</w:t>
      </w:r>
      <w:r w:rsidRPr="00AE2F29">
        <w:rPr>
          <w:rFonts w:ascii="Times New Roman" w:eastAsia="宋体" w:hAnsi="Times New Roman" w:cs="Times New Roman"/>
          <w:sz w:val="21"/>
          <w:szCs w:val="21"/>
          <w:lang w:val="fr-FR"/>
        </w:rPr>
        <w:t>的疼痛，仍是那般攫人，仿佛它来自外部，就住在这张纸中，犹如烧伤住在火焰</w:t>
      </w:r>
      <w:r w:rsidR="001E3296">
        <w:rPr>
          <w:rFonts w:ascii="Times New Roman" w:eastAsia="宋体" w:hAnsi="Times New Roman" w:cs="Times New Roman" w:hint="eastAsia"/>
          <w:sz w:val="21"/>
          <w:szCs w:val="21"/>
          <w:lang w:val="fr-FR"/>
        </w:rPr>
        <w:t>中</w:t>
      </w:r>
      <w:r w:rsidRPr="00AE2F29">
        <w:rPr>
          <w:rFonts w:ascii="Times New Roman" w:eastAsia="宋体" w:hAnsi="Times New Roman" w:cs="Times New Roman"/>
          <w:sz w:val="21"/>
          <w:szCs w:val="21"/>
          <w:lang w:val="fr-FR"/>
        </w:rPr>
        <w:t>。两个女人各收到一封书信，其中宣告了她们儿子的死亡；第一个女人</w:t>
      </w:r>
      <w:r w:rsidR="00FC6E92">
        <w:rPr>
          <w:rFonts w:ascii="Times New Roman" w:eastAsia="宋体" w:hAnsi="Times New Roman" w:cs="Times New Roman" w:hint="eastAsia"/>
          <w:sz w:val="21"/>
          <w:szCs w:val="21"/>
          <w:lang w:val="fr-FR"/>
        </w:rPr>
        <w:t>刚一</w:t>
      </w:r>
      <w:r w:rsidRPr="00AE2F29">
        <w:rPr>
          <w:rFonts w:ascii="Times New Roman" w:eastAsia="宋体" w:hAnsi="Times New Roman" w:cs="Times New Roman"/>
          <w:sz w:val="21"/>
          <w:szCs w:val="21"/>
          <w:lang w:val="fr-FR"/>
        </w:rPr>
        <w:t>扫到信纸便</w:t>
      </w:r>
      <w:r w:rsidR="00131D42">
        <w:rPr>
          <w:rFonts w:ascii="Times New Roman" w:eastAsia="宋体" w:hAnsi="Times New Roman" w:cs="Times New Roman" w:hint="eastAsia"/>
          <w:sz w:val="21"/>
          <w:szCs w:val="21"/>
          <w:lang w:val="fr-FR"/>
        </w:rPr>
        <w:t>陷入</w:t>
      </w:r>
      <w:r w:rsidRPr="00AE2F29">
        <w:rPr>
          <w:rFonts w:ascii="Times New Roman" w:eastAsia="宋体" w:hAnsi="Times New Roman" w:cs="Times New Roman"/>
          <w:sz w:val="21"/>
          <w:szCs w:val="21"/>
          <w:lang w:val="fr-FR"/>
        </w:rPr>
        <w:t>昏厥，从此，直到离世，她的眼神、口齿和动作都</w:t>
      </w:r>
      <w:r w:rsidR="00131D42">
        <w:rPr>
          <w:rFonts w:ascii="Times New Roman" w:eastAsia="宋体" w:hAnsi="Times New Roman" w:cs="Times New Roman" w:hint="eastAsia"/>
          <w:sz w:val="21"/>
          <w:szCs w:val="21"/>
          <w:lang w:val="fr-FR"/>
        </w:rPr>
        <w:t>不复往昔</w:t>
      </w:r>
      <w:r w:rsidRPr="00AE2F29">
        <w:rPr>
          <w:rFonts w:ascii="Times New Roman" w:eastAsia="宋体" w:hAnsi="Times New Roman" w:cs="Times New Roman"/>
          <w:sz w:val="21"/>
          <w:szCs w:val="21"/>
          <w:lang w:val="fr-FR"/>
        </w:rPr>
        <w:t>。第二位女子则依旧如故，</w:t>
      </w:r>
      <w:r w:rsidR="00CB1BD5">
        <w:rPr>
          <w:rFonts w:ascii="Times New Roman" w:eastAsia="宋体" w:hAnsi="Times New Roman" w:cs="Times New Roman" w:hint="eastAsia"/>
          <w:sz w:val="21"/>
          <w:szCs w:val="21"/>
          <w:lang w:val="fr-FR"/>
        </w:rPr>
        <w:t>其</w:t>
      </w:r>
      <w:r w:rsidRPr="00AE2F29">
        <w:rPr>
          <w:rFonts w:ascii="Times New Roman" w:eastAsia="宋体" w:hAnsi="Times New Roman" w:cs="Times New Roman"/>
          <w:sz w:val="21"/>
          <w:szCs w:val="21"/>
          <w:lang w:val="fr-FR"/>
        </w:rPr>
        <w:t>动作神态都毫无变化；她不识字。不是感觉，而是意义，捕获了前一个女人，意义直接、粗暴地击中了她的心灵，无需她的参与，</w:t>
      </w:r>
      <w:r w:rsidR="00CB1BD5">
        <w:rPr>
          <w:rFonts w:ascii="Times New Roman" w:eastAsia="宋体" w:hAnsi="Times New Roman" w:cs="Times New Roman" w:hint="eastAsia"/>
          <w:sz w:val="21"/>
          <w:szCs w:val="21"/>
          <w:lang w:val="fr-FR"/>
        </w:rPr>
        <w:t>如</w:t>
      </w:r>
      <w:r w:rsidRPr="00AE2F29">
        <w:rPr>
          <w:rFonts w:ascii="Times New Roman" w:eastAsia="宋体" w:hAnsi="Times New Roman" w:cs="Times New Roman"/>
          <w:sz w:val="21"/>
          <w:szCs w:val="21"/>
          <w:lang w:val="fr-FR"/>
        </w:rPr>
        <w:t>感觉般将她捕获。一切就像是那份痛苦就住在信中，从信中直接扑</w:t>
      </w:r>
      <w:r w:rsidR="0053036A">
        <w:rPr>
          <w:rFonts w:ascii="Times New Roman" w:eastAsia="宋体" w:hAnsi="Times New Roman" w:cs="Times New Roman" w:hint="eastAsia"/>
          <w:sz w:val="21"/>
          <w:szCs w:val="21"/>
          <w:lang w:val="fr-FR"/>
        </w:rPr>
        <w:t>上了</w:t>
      </w:r>
      <w:r w:rsidRPr="00AE2F29">
        <w:rPr>
          <w:rFonts w:ascii="Times New Roman" w:eastAsia="宋体" w:hAnsi="Times New Roman" w:cs="Times New Roman"/>
          <w:sz w:val="21"/>
          <w:szCs w:val="21"/>
          <w:lang w:val="fr-FR"/>
        </w:rPr>
        <w:t>读者</w:t>
      </w:r>
      <w:r w:rsidR="0053036A">
        <w:rPr>
          <w:rFonts w:ascii="Times New Roman" w:eastAsia="宋体" w:hAnsi="Times New Roman" w:cs="Times New Roman" w:hint="eastAsia"/>
          <w:sz w:val="21"/>
          <w:szCs w:val="21"/>
          <w:lang w:val="fr-FR"/>
        </w:rPr>
        <w:t>的</w:t>
      </w:r>
      <w:r w:rsidRPr="00AE2F29">
        <w:rPr>
          <w:rFonts w:ascii="Times New Roman" w:eastAsia="宋体" w:hAnsi="Times New Roman" w:cs="Times New Roman"/>
          <w:sz w:val="21"/>
          <w:szCs w:val="21"/>
          <w:lang w:val="fr-FR"/>
        </w:rPr>
        <w:t>脸。至于那些感觉本身，如纸张和墨迹的颜色，它们甚至</w:t>
      </w:r>
      <w:r w:rsidR="0053036A">
        <w:rPr>
          <w:rFonts w:ascii="Times New Roman" w:eastAsia="宋体" w:hAnsi="Times New Roman" w:cs="Times New Roman" w:hint="eastAsia"/>
          <w:sz w:val="21"/>
          <w:szCs w:val="21"/>
          <w:lang w:val="fr-FR"/>
        </w:rPr>
        <w:t>从未显现</w:t>
      </w:r>
      <w:r w:rsidRPr="00AE2F29">
        <w:rPr>
          <w:rFonts w:ascii="Times New Roman" w:eastAsia="宋体" w:hAnsi="Times New Roman" w:cs="Times New Roman"/>
          <w:sz w:val="21"/>
          <w:szCs w:val="21"/>
          <w:lang w:val="fr-FR"/>
        </w:rPr>
        <w:t>。视觉被给予的，就是痛苦本身。就这样，在生命中的每一时刻，我们都会被自己从各种外在表象中阅读出来的意义捕获。这也是为</w:t>
      </w:r>
      <w:r w:rsidR="0053036A">
        <w:rPr>
          <w:rFonts w:ascii="Times New Roman" w:eastAsia="宋体" w:hAnsi="Times New Roman" w:cs="Times New Roman" w:hint="eastAsia"/>
          <w:sz w:val="21"/>
          <w:szCs w:val="21"/>
          <w:lang w:val="fr-FR"/>
        </w:rPr>
        <w:t>什么</w:t>
      </w:r>
      <w:r w:rsidRPr="00AE2F29">
        <w:rPr>
          <w:rFonts w:ascii="Times New Roman" w:eastAsia="宋体" w:hAnsi="Times New Roman" w:cs="Times New Roman"/>
          <w:sz w:val="21"/>
          <w:szCs w:val="21"/>
          <w:lang w:val="fr-FR"/>
        </w:rPr>
        <w:t>人们会</w:t>
      </w:r>
      <w:r w:rsidR="00746B98">
        <w:rPr>
          <w:rFonts w:ascii="Times New Roman" w:eastAsia="宋体" w:hAnsi="Times New Roman" w:cs="Times New Roman" w:hint="eastAsia"/>
          <w:sz w:val="21"/>
          <w:szCs w:val="21"/>
          <w:lang w:val="fr-FR"/>
        </w:rPr>
        <w:t>对</w:t>
      </w:r>
      <w:r w:rsidRPr="00AE2F29">
        <w:rPr>
          <w:rFonts w:ascii="Times New Roman" w:eastAsia="宋体" w:hAnsi="Times New Roman" w:cs="Times New Roman"/>
          <w:sz w:val="21"/>
          <w:szCs w:val="21"/>
          <w:lang w:val="fr-FR"/>
        </w:rPr>
        <w:t>外部</w:t>
      </w:r>
      <w:r w:rsidRPr="00AE2F29">
        <w:rPr>
          <w:rFonts w:ascii="Times New Roman" w:eastAsia="宋体" w:hAnsi="Times New Roman" w:cs="Times New Roman"/>
          <w:sz w:val="21"/>
          <w:szCs w:val="21"/>
          <w:lang w:val="fr-FR"/>
        </w:rPr>
        <w:lastRenderedPageBreak/>
        <w:t>世界的真实性</w:t>
      </w:r>
      <w:r w:rsidR="00746B98">
        <w:rPr>
          <w:rFonts w:ascii="Times New Roman" w:eastAsia="宋体" w:hAnsi="Times New Roman" w:cs="Times New Roman" w:hint="eastAsia"/>
          <w:sz w:val="21"/>
          <w:szCs w:val="21"/>
          <w:lang w:val="fr-FR"/>
        </w:rPr>
        <w:t>争论不休</w:t>
      </w:r>
      <w:r w:rsidRPr="00AE2F29">
        <w:rPr>
          <w:rFonts w:ascii="Times New Roman" w:eastAsia="宋体" w:hAnsi="Times New Roman" w:cs="Times New Roman"/>
          <w:sz w:val="21"/>
          <w:szCs w:val="21"/>
          <w:lang w:val="fr-FR"/>
        </w:rPr>
        <w:t>。因为我们所谓的</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世界</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不过是我们读出的意义；因而它并非真实（</w:t>
      </w:r>
      <w:r w:rsidRPr="00AE2F29">
        <w:rPr>
          <w:rFonts w:ascii="Times New Roman" w:hAnsi="Times New Roman" w:cs="Times New Roman"/>
          <w:sz w:val="21"/>
          <w:szCs w:val="21"/>
          <w:lang w:val="fr-FR"/>
        </w:rPr>
        <w:t>réel</w:t>
      </w:r>
      <w:r w:rsidRPr="00AE2F29">
        <w:rPr>
          <w:rFonts w:ascii="Times New Roman" w:eastAsia="宋体" w:hAnsi="Times New Roman" w:cs="Times New Roman"/>
          <w:sz w:val="21"/>
          <w:szCs w:val="21"/>
          <w:lang w:val="fr-FR"/>
        </w:rPr>
        <w:t>）。但它又仿佛是从外部捕获我们；因而又是真实。何必</w:t>
      </w:r>
      <w:r w:rsidR="003476BC" w:rsidRPr="003476BC">
        <w:rPr>
          <w:rFonts w:ascii="Times New Roman" w:eastAsia="宋体" w:hAnsi="Times New Roman" w:cs="Times New Roman" w:hint="eastAsia"/>
          <w:sz w:val="21"/>
          <w:szCs w:val="21"/>
          <w:lang w:val="fr-FR"/>
        </w:rPr>
        <w:t>意求</w:t>
      </w:r>
      <w:r w:rsidR="0010312F">
        <w:rPr>
          <w:rFonts w:ascii="Times New Roman" w:eastAsia="宋体" w:hAnsi="Times New Roman" w:cs="Times New Roman" w:hint="eastAsia"/>
          <w:sz w:val="21"/>
          <w:szCs w:val="21"/>
          <w:lang w:val="fr-FR"/>
        </w:rPr>
        <w:t>（</w:t>
      </w:r>
      <w:r w:rsidR="00F235DA" w:rsidRPr="00F235DA">
        <w:rPr>
          <w:rFonts w:ascii="Times New Roman" w:eastAsia="宋体" w:hAnsi="Times New Roman" w:cs="Times New Roman" w:hint="eastAsia"/>
          <w:sz w:val="21"/>
          <w:szCs w:val="21"/>
          <w:lang w:val="fr-FR"/>
        </w:rPr>
        <w:t>vouloir</w:t>
      </w:r>
      <w:r w:rsidR="0010312F">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化解这一矛盾</w:t>
      </w:r>
      <w:r w:rsidR="000332FC">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既然柏拉图说过，这些不可解决的矛盾会引我们升至高处，而思想在大地上的最高使命即是界定和凝思（</w:t>
      </w:r>
      <w:r w:rsidRPr="00AE2F29">
        <w:rPr>
          <w:rFonts w:ascii="Times New Roman" w:hAnsi="Times New Roman" w:cs="Times New Roman"/>
          <w:sz w:val="21"/>
          <w:szCs w:val="21"/>
          <w:lang w:val="fr-FR"/>
        </w:rPr>
        <w:t>contempler</w:t>
      </w:r>
      <w:r w:rsidRPr="00AE2F29">
        <w:rPr>
          <w:rFonts w:ascii="Times New Roman" w:eastAsia="宋体" w:hAnsi="Times New Roman" w:cs="Times New Roman"/>
          <w:sz w:val="21"/>
          <w:szCs w:val="21"/>
          <w:lang w:val="fr-FR"/>
        </w:rPr>
        <w:t>）</w:t>
      </w:r>
      <w:r w:rsidR="00F42F40">
        <w:rPr>
          <w:rFonts w:ascii="Times New Roman" w:eastAsia="宋体" w:hAnsi="Times New Roman" w:cs="Times New Roman" w:hint="eastAsia"/>
          <w:sz w:val="21"/>
          <w:szCs w:val="21"/>
          <w:lang w:val="fr-FR"/>
        </w:rPr>
        <w:t>它们</w:t>
      </w:r>
      <w:r w:rsidRPr="00AE2F29">
        <w:rPr>
          <w:rFonts w:ascii="Times New Roman" w:eastAsia="宋体" w:hAnsi="Times New Roman" w:cs="Times New Roman"/>
          <w:sz w:val="21"/>
          <w:szCs w:val="21"/>
          <w:lang w:val="fr-FR"/>
        </w:rPr>
        <w:t>？</w:t>
      </w:r>
      <w:r w:rsidRPr="00AE2F29">
        <w:rPr>
          <w:rStyle w:val="af4"/>
          <w:rFonts w:ascii="Times New Roman" w:eastAsia="宋体" w:hAnsi="Times New Roman" w:cs="Times New Roman"/>
          <w:sz w:val="21"/>
          <w:szCs w:val="21"/>
          <w:lang w:val="fr-FR"/>
        </w:rPr>
        <w:footnoteReference w:id="12"/>
      </w:r>
      <w:r w:rsidRPr="00AE2F29">
        <w:rPr>
          <w:rFonts w:ascii="Times New Roman" w:eastAsia="宋体" w:hAnsi="Times New Roman" w:cs="Times New Roman"/>
          <w:sz w:val="21"/>
          <w:szCs w:val="21"/>
          <w:lang w:val="fr-FR"/>
        </w:rPr>
        <w:t>奇特的是，被给予我们的并非感觉</w:t>
      </w:r>
      <w:r w:rsidRPr="00AE2F29">
        <w:rPr>
          <w:rFonts w:ascii="Times New Roman" w:eastAsia="黑体" w:hAnsi="Times New Roman" w:cs="Times New Roman"/>
          <w:sz w:val="21"/>
          <w:szCs w:val="21"/>
          <w:lang w:val="fr-FR"/>
        </w:rPr>
        <w:t>和</w:t>
      </w:r>
      <w:r w:rsidRPr="00AE2F29">
        <w:rPr>
          <w:rFonts w:ascii="Times New Roman" w:eastAsia="宋体" w:hAnsi="Times New Roman" w:cs="Times New Roman"/>
          <w:sz w:val="21"/>
          <w:szCs w:val="21"/>
          <w:lang w:val="fr-FR"/>
        </w:rPr>
        <w:t>意义；我们所</w:t>
      </w:r>
      <w:r w:rsidR="00F42F40">
        <w:rPr>
          <w:rFonts w:ascii="Times New Roman" w:eastAsia="宋体" w:hAnsi="Times New Roman" w:cs="Times New Roman" w:hint="eastAsia"/>
          <w:sz w:val="21"/>
          <w:szCs w:val="21"/>
          <w:lang w:val="fr-FR"/>
        </w:rPr>
        <w:t>读到</w:t>
      </w:r>
      <w:r w:rsidRPr="00AE2F29">
        <w:rPr>
          <w:rFonts w:ascii="Times New Roman" w:eastAsia="宋体" w:hAnsi="Times New Roman" w:cs="Times New Roman"/>
          <w:sz w:val="21"/>
          <w:szCs w:val="21"/>
          <w:lang w:val="fr-FR"/>
        </w:rPr>
        <w:t>的只是独一的被给予者。我们看到的并非字母。有关证词的研究已经充分表明这点。校对稿件</w:t>
      </w:r>
      <w:r w:rsidR="00C74ABC">
        <w:rPr>
          <w:rFonts w:ascii="Times New Roman" w:eastAsia="宋体" w:hAnsi="Times New Roman" w:cs="Times New Roman" w:hint="eastAsia"/>
          <w:sz w:val="21"/>
          <w:szCs w:val="21"/>
          <w:lang w:val="fr-FR"/>
        </w:rPr>
        <w:t>之所以困难</w:t>
      </w:r>
      <w:r w:rsidRPr="00AE2F29">
        <w:rPr>
          <w:rFonts w:ascii="Times New Roman" w:eastAsia="宋体" w:hAnsi="Times New Roman" w:cs="Times New Roman"/>
          <w:sz w:val="21"/>
          <w:szCs w:val="21"/>
          <w:lang w:val="fr-FR"/>
        </w:rPr>
        <w:t>，</w:t>
      </w:r>
      <w:r w:rsidR="00C74ABC">
        <w:rPr>
          <w:rFonts w:ascii="Times New Roman" w:eastAsia="宋体" w:hAnsi="Times New Roman" w:cs="Times New Roman" w:hint="eastAsia"/>
          <w:sz w:val="21"/>
          <w:szCs w:val="21"/>
          <w:lang w:val="fr-FR"/>
        </w:rPr>
        <w:t>是</w:t>
      </w:r>
      <w:r w:rsidRPr="00AE2F29">
        <w:rPr>
          <w:rFonts w:ascii="Times New Roman" w:eastAsia="宋体" w:hAnsi="Times New Roman" w:cs="Times New Roman"/>
          <w:sz w:val="21"/>
          <w:szCs w:val="21"/>
          <w:lang w:val="fr-FR"/>
        </w:rPr>
        <w:t>因为在阅读时，我们通常既要看到实际印在纸上的字母，也要</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看到</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被排字工人遗漏了的字母；我们必须强迫自己去阅读另</w:t>
      </w:r>
      <w:r w:rsidR="00A02E06">
        <w:rPr>
          <w:rFonts w:ascii="Times New Roman" w:eastAsia="宋体" w:hAnsi="Times New Roman" w:cs="Times New Roman" w:hint="eastAsia"/>
          <w:sz w:val="21"/>
          <w:szCs w:val="21"/>
          <w:lang w:val="fr-FR"/>
        </w:rPr>
        <w:t>外一层</w:t>
      </w:r>
      <w:r w:rsidRPr="00AE2F29">
        <w:rPr>
          <w:rFonts w:ascii="Times New Roman" w:eastAsia="宋体" w:hAnsi="Times New Roman" w:cs="Times New Roman"/>
          <w:sz w:val="21"/>
          <w:szCs w:val="21"/>
          <w:lang w:val="fr-FR"/>
        </w:rPr>
        <w:t>意义，不再是字词或句子的意义，而是单词拼写的意义，</w:t>
      </w:r>
      <w:r w:rsidR="00D13BCF">
        <w:rPr>
          <w:rFonts w:ascii="Times New Roman" w:eastAsia="宋体" w:hAnsi="Times New Roman" w:cs="Times New Roman" w:hint="eastAsia"/>
          <w:sz w:val="21"/>
          <w:szCs w:val="21"/>
          <w:lang w:val="fr-FR"/>
        </w:rPr>
        <w:t>但</w:t>
      </w:r>
      <w:r w:rsidRPr="00AE2F29">
        <w:rPr>
          <w:rFonts w:ascii="Times New Roman" w:eastAsia="宋体" w:hAnsi="Times New Roman" w:cs="Times New Roman"/>
          <w:sz w:val="21"/>
          <w:szCs w:val="21"/>
          <w:lang w:val="fr-FR"/>
        </w:rPr>
        <w:t>同时也不能完全不顾前者。而至于</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不去阅读</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，那是不可能的；我们不可能看着一段用我们熟悉的语言印刷出来且排版得当的文本而不去阅读；或许，在最好的情况下，长时间的练习能让人做到这点。</w:t>
      </w:r>
    </w:p>
    <w:p w14:paraId="057D5709" w14:textId="3E4DAF4F" w:rsidR="00EA1B04" w:rsidRPr="00AE2F29" w:rsidRDefault="00EA1B04" w:rsidP="009900D1">
      <w:pPr>
        <w:spacing w:line="360" w:lineRule="auto"/>
        <w:ind w:firstLineChars="200" w:firstLine="420"/>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盲人的手杖，笛卡尔的绝妙例子，提供了一个类似阅读的图像。每个人在手握笔杆时，都会</w:t>
      </w:r>
      <w:r w:rsidR="000A547C">
        <w:rPr>
          <w:rFonts w:ascii="Times New Roman" w:eastAsia="宋体" w:hAnsi="Times New Roman" w:cs="Times New Roman" w:hint="eastAsia"/>
          <w:sz w:val="21"/>
          <w:szCs w:val="21"/>
          <w:lang w:val="fr-FR"/>
        </w:rPr>
        <w:t>打心底</w:t>
      </w:r>
      <w:r w:rsidRPr="00AE2F29">
        <w:rPr>
          <w:rFonts w:ascii="Times New Roman" w:eastAsia="宋体" w:hAnsi="Times New Roman" w:cs="Times New Roman"/>
          <w:sz w:val="21"/>
          <w:szCs w:val="21"/>
          <w:lang w:val="fr-FR"/>
        </w:rPr>
        <w:t>相信触觉被传到了笔尖。一旦笔尖碰到了纸上的某个不平整处，碰触就会立即被给予我们，</w:t>
      </w:r>
      <w:r w:rsidR="000A547C">
        <w:rPr>
          <w:rFonts w:ascii="Times New Roman" w:eastAsia="宋体" w:hAnsi="Times New Roman" w:cs="Times New Roman" w:hint="eastAsia"/>
          <w:sz w:val="21"/>
          <w:szCs w:val="21"/>
          <w:lang w:val="fr-FR"/>
        </w:rPr>
        <w:t>但</w:t>
      </w:r>
      <w:r w:rsidRPr="00AE2F29">
        <w:rPr>
          <w:rFonts w:ascii="Times New Roman" w:eastAsia="宋体" w:hAnsi="Times New Roman" w:cs="Times New Roman"/>
          <w:sz w:val="21"/>
          <w:szCs w:val="21"/>
          <w:lang w:val="fr-FR"/>
        </w:rPr>
        <w:t>我们指尖和手掌的感觉却没有显现，尽管我们是通过它们来阅读的。然而，笔尖的碰触不过是我们所读出的东西。天空、大海、太阳、群星、人类，环绕我们的一切，</w:t>
      </w:r>
      <w:r w:rsidR="005D016C">
        <w:rPr>
          <w:rFonts w:ascii="Times New Roman" w:eastAsia="宋体" w:hAnsi="Times New Roman" w:cs="Times New Roman" w:hint="eastAsia"/>
          <w:sz w:val="21"/>
          <w:szCs w:val="21"/>
          <w:lang w:val="fr-FR"/>
        </w:rPr>
        <w:t>也</w:t>
      </w:r>
      <w:r w:rsidRPr="00AE2F29">
        <w:rPr>
          <w:rFonts w:ascii="Times New Roman" w:eastAsia="宋体" w:hAnsi="Times New Roman" w:cs="Times New Roman"/>
          <w:sz w:val="21"/>
          <w:szCs w:val="21"/>
          <w:lang w:val="fr-FR"/>
        </w:rPr>
        <w:t>同样是我们所读出的。对所谓</w:t>
      </w:r>
      <w:r w:rsidR="0074454D">
        <w:rPr>
          <w:rFonts w:ascii="Times New Roman" w:eastAsia="宋体" w:hAnsi="Times New Roman" w:cs="Times New Roman" w:hint="eastAsia"/>
          <w:sz w:val="21"/>
          <w:szCs w:val="21"/>
          <w:lang w:val="fr-FR"/>
        </w:rPr>
        <w:t>的</w:t>
      </w:r>
      <w:r w:rsidRPr="00AE2F29">
        <w:rPr>
          <w:rFonts w:ascii="Times New Roman" w:eastAsia="宋体" w:hAnsi="Times New Roman" w:cs="Times New Roman"/>
          <w:sz w:val="21"/>
          <w:szCs w:val="21"/>
          <w:lang w:val="fr-FR"/>
        </w:rPr>
        <w:t>感官错觉的矫正，其实就是某种</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读法的改变</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w:t>
      </w:r>
      <w:r w:rsidRPr="00AE2F29">
        <w:rPr>
          <w:rFonts w:ascii="Times New Roman" w:hAnsi="Times New Roman" w:cs="Times New Roman"/>
          <w:sz w:val="21"/>
          <w:szCs w:val="21"/>
          <w:lang w:val="fr-FR"/>
        </w:rPr>
        <w:t>lecture modifiée</w:t>
      </w:r>
      <w:r w:rsidRPr="00AE2F29">
        <w:rPr>
          <w:rFonts w:ascii="Times New Roman" w:hAnsi="Times New Roman" w:cs="Times New Roman"/>
          <w:sz w:val="21"/>
          <w:szCs w:val="21"/>
          <w:lang w:val="fr-FR"/>
        </w:rPr>
        <w:t>）</w:t>
      </w:r>
      <w:r w:rsidRPr="00AE2F29">
        <w:rPr>
          <w:rFonts w:ascii="Times New Roman" w:eastAsia="宋体" w:hAnsi="Times New Roman" w:cs="Times New Roman"/>
          <w:sz w:val="21"/>
          <w:szCs w:val="21"/>
          <w:lang w:val="fr-FR"/>
        </w:rPr>
        <w:t>。比如，傍晚</w:t>
      </w:r>
      <w:r w:rsidR="007D4354">
        <w:rPr>
          <w:rFonts w:ascii="Times New Roman" w:eastAsia="宋体" w:hAnsi="Times New Roman" w:cs="Times New Roman" w:hint="eastAsia"/>
          <w:sz w:val="21"/>
          <w:szCs w:val="21"/>
          <w:lang w:val="fr-FR"/>
        </w:rPr>
        <w:t>在</w:t>
      </w:r>
      <w:r w:rsidRPr="00AE2F29">
        <w:rPr>
          <w:rFonts w:ascii="Times New Roman" w:eastAsia="宋体" w:hAnsi="Times New Roman" w:cs="Times New Roman"/>
          <w:sz w:val="21"/>
          <w:szCs w:val="21"/>
          <w:lang w:val="fr-FR"/>
        </w:rPr>
        <w:t>一条偏僻</w:t>
      </w:r>
      <w:r w:rsidR="0074454D">
        <w:rPr>
          <w:rFonts w:ascii="Times New Roman" w:eastAsia="宋体" w:hAnsi="Times New Roman" w:cs="Times New Roman" w:hint="eastAsia"/>
          <w:sz w:val="21"/>
          <w:szCs w:val="21"/>
          <w:lang w:val="fr-FR"/>
        </w:rPr>
        <w:t>的</w:t>
      </w:r>
      <w:r w:rsidRPr="00AE2F29">
        <w:rPr>
          <w:rFonts w:ascii="Times New Roman" w:eastAsia="宋体" w:hAnsi="Times New Roman" w:cs="Times New Roman"/>
          <w:sz w:val="21"/>
          <w:szCs w:val="21"/>
          <w:lang w:val="fr-FR"/>
        </w:rPr>
        <w:t>小路上，我以为自己看到的</w:t>
      </w:r>
      <w:r w:rsidR="0074454D">
        <w:rPr>
          <w:rFonts w:ascii="Times New Roman" w:eastAsia="宋体" w:hAnsi="Times New Roman" w:cs="Times New Roman" w:hint="eastAsia"/>
          <w:sz w:val="21"/>
          <w:szCs w:val="21"/>
          <w:lang w:val="fr-FR"/>
        </w:rPr>
        <w:t>并不是</w:t>
      </w:r>
      <w:r w:rsidRPr="00AE2F29">
        <w:rPr>
          <w:rFonts w:ascii="Times New Roman" w:eastAsia="宋体" w:hAnsi="Times New Roman" w:cs="Times New Roman"/>
          <w:sz w:val="21"/>
          <w:szCs w:val="21"/>
          <w:lang w:val="fr-FR"/>
        </w:rPr>
        <w:t>树，而是一个晦暗的人影，他人在场的威胁感便</w:t>
      </w:r>
      <w:r w:rsidR="0074454D">
        <w:rPr>
          <w:rFonts w:ascii="Times New Roman" w:eastAsia="宋体" w:hAnsi="Times New Roman" w:cs="Times New Roman" w:hint="eastAsia"/>
          <w:sz w:val="21"/>
          <w:szCs w:val="21"/>
          <w:lang w:val="fr-FR"/>
        </w:rPr>
        <w:t>向我</w:t>
      </w:r>
      <w:r w:rsidR="00E364CF">
        <w:rPr>
          <w:rFonts w:ascii="Times New Roman" w:eastAsia="宋体" w:hAnsi="Times New Roman" w:cs="Times New Roman" w:hint="eastAsia"/>
          <w:sz w:val="21"/>
          <w:szCs w:val="21"/>
          <w:lang w:val="fr-FR"/>
        </w:rPr>
        <w:t>扑</w:t>
      </w:r>
      <w:r w:rsidR="0074454D">
        <w:rPr>
          <w:rFonts w:ascii="Times New Roman" w:eastAsia="宋体" w:hAnsi="Times New Roman" w:cs="Times New Roman" w:hint="eastAsia"/>
          <w:sz w:val="21"/>
          <w:szCs w:val="21"/>
          <w:lang w:val="fr-FR"/>
        </w:rPr>
        <w:t>来</w:t>
      </w:r>
      <w:r w:rsidRPr="00AE2F29">
        <w:rPr>
          <w:rFonts w:ascii="Times New Roman" w:eastAsia="宋体" w:hAnsi="Times New Roman" w:cs="Times New Roman"/>
          <w:sz w:val="21"/>
          <w:szCs w:val="21"/>
          <w:lang w:val="fr-FR"/>
        </w:rPr>
        <w:t>，并且，就像那封信的情况一样，在</w:t>
      </w:r>
      <w:r w:rsidR="00E364CF">
        <w:rPr>
          <w:rFonts w:ascii="Times New Roman" w:eastAsia="宋体" w:hAnsi="Times New Roman" w:cs="Times New Roman" w:hint="eastAsia"/>
          <w:sz w:val="21"/>
          <w:szCs w:val="21"/>
          <w:lang w:val="fr-FR"/>
        </w:rPr>
        <w:t>我</w:t>
      </w:r>
      <w:r w:rsidRPr="00AE2F29">
        <w:rPr>
          <w:rFonts w:ascii="Times New Roman" w:eastAsia="宋体" w:hAnsi="Times New Roman" w:cs="Times New Roman"/>
          <w:sz w:val="21"/>
          <w:szCs w:val="21"/>
          <w:lang w:val="fr-FR"/>
        </w:rPr>
        <w:t>尚未弄清发生了什么之前，就</w:t>
      </w:r>
      <w:r w:rsidR="00E364CF">
        <w:rPr>
          <w:rFonts w:ascii="Times New Roman" w:eastAsia="宋体" w:hAnsi="Times New Roman" w:cs="Times New Roman" w:hint="eastAsia"/>
          <w:sz w:val="21"/>
          <w:szCs w:val="21"/>
          <w:lang w:val="fr-FR"/>
        </w:rPr>
        <w:t>开始</w:t>
      </w:r>
      <w:r w:rsidRPr="00AE2F29">
        <w:rPr>
          <w:rFonts w:ascii="Times New Roman" w:eastAsia="宋体" w:hAnsi="Times New Roman" w:cs="Times New Roman"/>
          <w:sz w:val="21"/>
          <w:szCs w:val="21"/>
          <w:lang w:val="fr-FR"/>
        </w:rPr>
        <w:t>战栗不已。我走近后，一切便突然改变，我不再颤栗，我读出了树，而不是人。</w:t>
      </w:r>
      <w:proofErr w:type="gramStart"/>
      <w:r w:rsidR="00E13D1B">
        <w:rPr>
          <w:rFonts w:ascii="Times New Roman" w:eastAsia="宋体" w:hAnsi="Times New Roman" w:cs="Times New Roman" w:hint="eastAsia"/>
          <w:sz w:val="21"/>
          <w:szCs w:val="21"/>
          <w:lang w:val="fr-FR"/>
        </w:rPr>
        <w:t>此处</w:t>
      </w:r>
      <w:r w:rsidRPr="00AE2F29">
        <w:rPr>
          <w:rFonts w:ascii="Times New Roman" w:eastAsia="宋体" w:hAnsi="Times New Roman" w:cs="Times New Roman"/>
          <w:sz w:val="21"/>
          <w:szCs w:val="21"/>
          <w:lang w:val="fr-FR"/>
        </w:rPr>
        <w:t>没有</w:t>
      </w:r>
      <w:proofErr w:type="gramEnd"/>
      <w:r w:rsidRPr="00AE2F29">
        <w:rPr>
          <w:rFonts w:ascii="Times New Roman" w:eastAsia="宋体" w:hAnsi="Times New Roman" w:cs="Times New Roman"/>
          <w:sz w:val="21"/>
          <w:szCs w:val="21"/>
          <w:lang w:val="fr-FR"/>
        </w:rPr>
        <w:t>表象与解读（</w:t>
      </w:r>
      <w:r w:rsidRPr="00AE2F29">
        <w:rPr>
          <w:rFonts w:ascii="Times New Roman" w:hAnsi="Times New Roman" w:cs="Times New Roman"/>
          <w:sz w:val="21"/>
          <w:szCs w:val="21"/>
          <w:lang w:val="fr-FR"/>
        </w:rPr>
        <w:t>interprétation</w:t>
      </w:r>
      <w:r w:rsidRPr="00AE2F29">
        <w:rPr>
          <w:rFonts w:ascii="Times New Roman" w:eastAsia="宋体" w:hAnsi="Times New Roman" w:cs="Times New Roman"/>
          <w:sz w:val="21"/>
          <w:szCs w:val="21"/>
          <w:lang w:val="fr-FR"/>
        </w:rPr>
        <w:t>）</w:t>
      </w:r>
      <w:r w:rsidR="00E13D1B">
        <w:rPr>
          <w:rFonts w:ascii="Times New Roman" w:eastAsia="宋体" w:hAnsi="Times New Roman" w:cs="Times New Roman" w:hint="eastAsia"/>
          <w:sz w:val="21"/>
          <w:szCs w:val="21"/>
          <w:lang w:val="fr-FR"/>
        </w:rPr>
        <w:t>的分别</w:t>
      </w:r>
      <w:r w:rsidRPr="00AE2F29">
        <w:rPr>
          <w:rFonts w:ascii="Times New Roman" w:eastAsia="宋体" w:hAnsi="Times New Roman" w:cs="Times New Roman"/>
          <w:sz w:val="21"/>
          <w:szCs w:val="21"/>
          <w:lang w:val="fr-FR"/>
        </w:rPr>
        <w:t>；先前的那个人影是穿过双眼直抵我的灵魂，现在它</w:t>
      </w:r>
      <w:r w:rsidR="00E13D1B">
        <w:rPr>
          <w:rFonts w:ascii="Times New Roman" w:eastAsia="宋体" w:hAnsi="Times New Roman" w:cs="Times New Roman" w:hint="eastAsia"/>
          <w:sz w:val="21"/>
          <w:szCs w:val="21"/>
          <w:lang w:val="fr-FR"/>
        </w:rPr>
        <w:t>也是</w:t>
      </w:r>
      <w:r w:rsidRPr="00AE2F29">
        <w:rPr>
          <w:rFonts w:ascii="Times New Roman" w:eastAsia="宋体" w:hAnsi="Times New Roman" w:cs="Times New Roman"/>
          <w:sz w:val="21"/>
          <w:szCs w:val="21"/>
          <w:lang w:val="fr-FR"/>
        </w:rPr>
        <w:t>突然成为了树。倘若我恨一个人，不是他在一边，我的恨在另一边；当他向我走来，就是</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可恨</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向我走来；因此</w:t>
      </w:r>
      <w:r w:rsidR="001C3FAF">
        <w:rPr>
          <w:rFonts w:ascii="Times New Roman" w:eastAsia="宋体" w:hAnsi="Times New Roman" w:cs="Times New Roman" w:hint="eastAsia"/>
          <w:sz w:val="21"/>
          <w:szCs w:val="21"/>
          <w:lang w:val="fr-FR"/>
        </w:rPr>
        <w:t>对我来说，</w:t>
      </w:r>
      <w:r w:rsidRPr="00AE2F29">
        <w:rPr>
          <w:rFonts w:ascii="Times New Roman" w:eastAsia="宋体" w:hAnsi="Times New Roman" w:cs="Times New Roman"/>
          <w:sz w:val="21"/>
          <w:szCs w:val="21"/>
          <w:lang w:val="fr-FR"/>
        </w:rPr>
        <w:t>他灵魂的邪恶比他的发色更为</w:t>
      </w:r>
      <w:r w:rsidR="001C3FAF">
        <w:rPr>
          <w:rFonts w:ascii="Times New Roman" w:eastAsia="宋体" w:hAnsi="Times New Roman" w:cs="Times New Roman" w:hint="eastAsia"/>
          <w:sz w:val="21"/>
          <w:szCs w:val="21"/>
          <w:lang w:val="fr-FR"/>
        </w:rPr>
        <w:t>显眼</w:t>
      </w:r>
      <w:r w:rsidRPr="00AE2F29">
        <w:rPr>
          <w:rFonts w:ascii="Times New Roman" w:eastAsia="宋体" w:hAnsi="Times New Roman" w:cs="Times New Roman"/>
          <w:sz w:val="21"/>
          <w:szCs w:val="21"/>
          <w:lang w:val="fr-FR"/>
        </w:rPr>
        <w:t>。而且，若他是金发，那便是</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可恨的金发</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；若他是棕发，那便是</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可恨的棕发</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。以斯</w:t>
      </w:r>
      <w:proofErr w:type="gramStart"/>
      <w:r w:rsidRPr="00AE2F29">
        <w:rPr>
          <w:rFonts w:ascii="Times New Roman" w:eastAsia="宋体" w:hAnsi="Times New Roman" w:cs="Times New Roman"/>
          <w:sz w:val="21"/>
          <w:szCs w:val="21"/>
          <w:lang w:val="fr-FR"/>
        </w:rPr>
        <w:t>帖走向亚哈随鲁</w:t>
      </w:r>
      <w:proofErr w:type="gramEnd"/>
      <w:r w:rsidRPr="00AE2F29">
        <w:rPr>
          <w:rStyle w:val="af4"/>
          <w:rFonts w:ascii="Times New Roman" w:eastAsia="宋体" w:hAnsi="Times New Roman" w:cs="Times New Roman"/>
          <w:sz w:val="21"/>
          <w:szCs w:val="21"/>
          <w:lang w:val="fr-FR"/>
        </w:rPr>
        <w:footnoteReference w:id="13"/>
      </w:r>
      <w:r w:rsidRPr="00AE2F29">
        <w:rPr>
          <w:rFonts w:ascii="Times New Roman" w:eastAsia="宋体" w:hAnsi="Times New Roman" w:cs="Times New Roman"/>
          <w:sz w:val="21"/>
          <w:szCs w:val="21"/>
          <w:lang w:val="fr-FR"/>
        </w:rPr>
        <w:t>，并不是走向一个她明知有权将她处死的人；她是走向透过视觉直击灵魂的</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威严</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本身、</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恐惧</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本身，这也是</w:t>
      </w:r>
      <w:r w:rsidR="00194B8F">
        <w:rPr>
          <w:rFonts w:ascii="Times New Roman" w:eastAsia="宋体" w:hAnsi="Times New Roman" w:cs="Times New Roman" w:hint="eastAsia"/>
          <w:sz w:val="21"/>
          <w:szCs w:val="21"/>
          <w:lang w:val="fr-FR"/>
        </w:rPr>
        <w:t>为什么</w:t>
      </w:r>
      <w:r w:rsidRPr="00AE2F29">
        <w:rPr>
          <w:rFonts w:ascii="Times New Roman" w:eastAsia="宋体" w:hAnsi="Times New Roman" w:cs="Times New Roman"/>
          <w:sz w:val="21"/>
          <w:szCs w:val="21"/>
          <w:lang w:val="fr-FR"/>
        </w:rPr>
        <w:t>她所迈出的</w:t>
      </w:r>
      <w:r w:rsidR="00194B8F">
        <w:rPr>
          <w:rFonts w:ascii="Times New Roman" w:eastAsia="宋体" w:hAnsi="Times New Roman" w:cs="Times New Roman" w:hint="eastAsia"/>
          <w:sz w:val="21"/>
          <w:szCs w:val="21"/>
          <w:lang w:val="fr-FR"/>
        </w:rPr>
        <w:t>每个步子</w:t>
      </w:r>
      <w:r w:rsidRPr="00AE2F29">
        <w:rPr>
          <w:rFonts w:ascii="Times New Roman" w:eastAsia="宋体" w:hAnsi="Times New Roman" w:cs="Times New Roman"/>
          <w:sz w:val="21"/>
          <w:szCs w:val="21"/>
          <w:lang w:val="fr-FR"/>
        </w:rPr>
        <w:t>都</w:t>
      </w:r>
      <w:r w:rsidR="00194B8F">
        <w:rPr>
          <w:rFonts w:ascii="Times New Roman" w:eastAsia="宋体" w:hAnsi="Times New Roman" w:cs="Times New Roman" w:hint="eastAsia"/>
          <w:sz w:val="21"/>
          <w:szCs w:val="21"/>
          <w:lang w:val="fr-FR"/>
        </w:rPr>
        <w:t>是</w:t>
      </w:r>
      <w:r w:rsidRPr="00AE2F29">
        <w:rPr>
          <w:rFonts w:ascii="Times New Roman" w:eastAsia="宋体" w:hAnsi="Times New Roman" w:cs="Times New Roman"/>
          <w:sz w:val="21"/>
          <w:szCs w:val="21"/>
          <w:lang w:val="fr-FR"/>
        </w:rPr>
        <w:t>那样艰难。她自己也这么说；她怀着恐惧所凝视的，并非亚</w:t>
      </w:r>
      <w:proofErr w:type="gramStart"/>
      <w:r w:rsidRPr="00AE2F29">
        <w:rPr>
          <w:rFonts w:ascii="Times New Roman" w:eastAsia="宋体" w:hAnsi="Times New Roman" w:cs="Times New Roman"/>
          <w:sz w:val="21"/>
          <w:szCs w:val="21"/>
          <w:lang w:val="fr-FR"/>
        </w:rPr>
        <w:t>哈随鲁</w:t>
      </w:r>
      <w:proofErr w:type="gramEnd"/>
      <w:r w:rsidRPr="00AE2F29">
        <w:rPr>
          <w:rFonts w:ascii="Times New Roman" w:eastAsia="宋体" w:hAnsi="Times New Roman" w:cs="Times New Roman"/>
          <w:sz w:val="21"/>
          <w:szCs w:val="21"/>
          <w:lang w:val="fr-FR"/>
        </w:rPr>
        <w:t>的</w:t>
      </w:r>
      <w:r w:rsidR="003476BC">
        <w:rPr>
          <w:rFonts w:ascii="Times New Roman" w:eastAsia="宋体" w:hAnsi="Times New Roman" w:cs="Times New Roman" w:hint="eastAsia"/>
          <w:sz w:val="21"/>
          <w:szCs w:val="21"/>
          <w:lang w:val="fr-FR"/>
        </w:rPr>
        <w:t>面容</w:t>
      </w:r>
      <w:r w:rsidRPr="00AE2F29">
        <w:rPr>
          <w:rFonts w:ascii="Times New Roman" w:eastAsia="宋体" w:hAnsi="Times New Roman" w:cs="Times New Roman"/>
          <w:sz w:val="21"/>
          <w:szCs w:val="21"/>
          <w:lang w:val="fr-FR"/>
        </w:rPr>
        <w:t>，而是她所读出的铭刻在</w:t>
      </w:r>
      <w:r w:rsidR="003476BC">
        <w:rPr>
          <w:rFonts w:ascii="Times New Roman" w:eastAsia="宋体" w:hAnsi="Times New Roman" w:cs="Times New Roman" w:hint="eastAsia"/>
          <w:sz w:val="21"/>
          <w:szCs w:val="21"/>
          <w:lang w:val="fr-FR"/>
        </w:rPr>
        <w:t>那副面容</w:t>
      </w:r>
      <w:r w:rsidRPr="00AE2F29">
        <w:rPr>
          <w:rFonts w:ascii="Times New Roman" w:eastAsia="宋体" w:hAnsi="Times New Roman" w:cs="Times New Roman"/>
          <w:sz w:val="21"/>
          <w:szCs w:val="21"/>
          <w:lang w:val="fr-FR"/>
        </w:rPr>
        <w:t>上的威严。人们通常</w:t>
      </w:r>
      <w:r w:rsidR="00CC579F">
        <w:rPr>
          <w:rFonts w:ascii="Times New Roman" w:eastAsia="宋体" w:hAnsi="Times New Roman" w:cs="Times New Roman" w:hint="eastAsia"/>
          <w:sz w:val="21"/>
          <w:szCs w:val="21"/>
          <w:lang w:val="fr-FR"/>
        </w:rPr>
        <w:t>将</w:t>
      </w:r>
      <w:r w:rsidRPr="00AE2F29">
        <w:rPr>
          <w:rFonts w:ascii="Times New Roman" w:eastAsia="宋体" w:hAnsi="Times New Roman" w:cs="Times New Roman"/>
          <w:sz w:val="21"/>
          <w:szCs w:val="21"/>
          <w:lang w:val="fr-FR"/>
        </w:rPr>
        <w:t>这种现象</w:t>
      </w:r>
      <w:r w:rsidR="00CC579F">
        <w:rPr>
          <w:rFonts w:ascii="Times New Roman" w:eastAsia="宋体" w:hAnsi="Times New Roman" w:cs="Times New Roman" w:hint="eastAsia"/>
          <w:sz w:val="21"/>
          <w:szCs w:val="21"/>
          <w:lang w:val="fr-FR"/>
        </w:rPr>
        <w:t>称作“</w:t>
      </w:r>
      <w:r w:rsidRPr="00AE2F29">
        <w:rPr>
          <w:rFonts w:ascii="Times New Roman" w:eastAsia="宋体" w:hAnsi="Times New Roman" w:cs="Times New Roman"/>
          <w:sz w:val="21"/>
          <w:szCs w:val="21"/>
          <w:lang w:val="fr-FR"/>
        </w:rPr>
        <w:t>想象力的作用</w:t>
      </w:r>
      <w:r w:rsidR="00CC579F">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；但或许称作</w:t>
      </w:r>
      <w:r w:rsidR="00CC579F">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阅读</w:t>
      </w:r>
      <w:r w:rsidR="00CC579F">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更</w:t>
      </w:r>
      <w:r w:rsidRPr="00AE2F29">
        <w:rPr>
          <w:rFonts w:ascii="Times New Roman" w:eastAsia="宋体" w:hAnsi="Times New Roman" w:cs="Times New Roman"/>
          <w:sz w:val="21"/>
          <w:szCs w:val="21"/>
          <w:lang w:val="fr-FR"/>
        </w:rPr>
        <w:lastRenderedPageBreak/>
        <w:t>为贴切。这个词意味着，此处发生作用的虽是表象（</w:t>
      </w:r>
      <w:r w:rsidRPr="00AE2F29">
        <w:rPr>
          <w:rFonts w:ascii="Times New Roman" w:eastAsia="宋体" w:hAnsi="Times New Roman" w:cs="Times New Roman"/>
          <w:sz w:val="21"/>
          <w:szCs w:val="21"/>
          <w:lang w:val="fr-FR"/>
        </w:rPr>
        <w:t>apparence</w:t>
      </w:r>
      <w:r w:rsidRPr="00AE2F29">
        <w:rPr>
          <w:rFonts w:ascii="Times New Roman" w:eastAsia="宋体" w:hAnsi="Times New Roman" w:cs="Times New Roman"/>
          <w:sz w:val="21"/>
          <w:szCs w:val="21"/>
          <w:lang w:val="fr-FR"/>
        </w:rPr>
        <w:t>），但这些表象本身却并没有显现（</w:t>
      </w:r>
      <w:r w:rsidRPr="00AE2F29">
        <w:rPr>
          <w:rFonts w:ascii="Times New Roman" w:hAnsi="Times New Roman" w:cs="Times New Roman"/>
          <w:sz w:val="21"/>
          <w:szCs w:val="21"/>
          <w:lang w:val="fr-FR"/>
        </w:rPr>
        <w:t>apparaissent</w:t>
      </w:r>
      <w:r w:rsidRPr="00AE2F29">
        <w:rPr>
          <w:rFonts w:ascii="Times New Roman" w:eastAsia="宋体" w:hAnsi="Times New Roman" w:cs="Times New Roman"/>
          <w:sz w:val="21"/>
          <w:szCs w:val="21"/>
          <w:lang w:val="fr-FR"/>
        </w:rPr>
        <w:t>），或几乎没有显现；显现出来的是另一种东西，这种东西之于表象，就如句子之于字母；但这东西又仿佛表象，突兀、野蛮地从外部显现，因其显而易见而几乎不容置疑。</w:t>
      </w:r>
      <w:r w:rsidRPr="00AE2F29">
        <w:rPr>
          <w:rFonts w:ascii="Times New Roman" w:eastAsia="宋体" w:hAnsi="Times New Roman" w:cs="Times New Roman"/>
          <w:sz w:val="21"/>
          <w:szCs w:val="21"/>
          <w:lang w:val="fr-FR"/>
        </w:rPr>
        <w:t xml:space="preserve"> </w:t>
      </w:r>
    </w:p>
    <w:p w14:paraId="348098D6" w14:textId="15234D24" w:rsidR="00EA1B04" w:rsidRPr="00AE2F29" w:rsidRDefault="00EA1B04" w:rsidP="009900D1">
      <w:pPr>
        <w:spacing w:line="360" w:lineRule="auto"/>
        <w:ind w:firstLineChars="200" w:firstLine="420"/>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倘若我看到一本黑色装帧的书，我毫不怀疑书上的确存在着黑色，除非我是在探讨哲学。倘若我看到一份报纸的顶栏上写着</w:t>
      </w:r>
      <w:r w:rsidR="00CC579F">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6</w:t>
      </w:r>
      <w:r w:rsidRPr="00AE2F29">
        <w:rPr>
          <w:rFonts w:ascii="Times New Roman" w:eastAsia="宋体" w:hAnsi="Times New Roman" w:cs="Times New Roman"/>
          <w:sz w:val="21"/>
          <w:szCs w:val="21"/>
          <w:lang w:val="fr-FR"/>
        </w:rPr>
        <w:t>月</w:t>
      </w:r>
      <w:r w:rsidRPr="00AE2F29">
        <w:rPr>
          <w:rFonts w:ascii="Times New Roman" w:eastAsia="宋体" w:hAnsi="Times New Roman" w:cs="Times New Roman"/>
          <w:sz w:val="21"/>
          <w:szCs w:val="21"/>
          <w:lang w:val="fr-FR"/>
        </w:rPr>
        <w:t>14</w:t>
      </w:r>
      <w:r w:rsidRPr="00AE2F29">
        <w:rPr>
          <w:rFonts w:ascii="Times New Roman" w:eastAsia="宋体" w:hAnsi="Times New Roman" w:cs="Times New Roman"/>
          <w:sz w:val="21"/>
          <w:szCs w:val="21"/>
          <w:lang w:val="fr-FR"/>
        </w:rPr>
        <w:t>日</w:t>
      </w:r>
      <w:r w:rsidR="00CC579F">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，我也不会怀疑那上面的确写着</w:t>
      </w:r>
      <w:r w:rsidR="00CC579F">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6</w:t>
      </w:r>
      <w:r w:rsidRPr="00AE2F29">
        <w:rPr>
          <w:rFonts w:ascii="Times New Roman" w:eastAsia="宋体" w:hAnsi="Times New Roman" w:cs="Times New Roman"/>
          <w:sz w:val="21"/>
          <w:szCs w:val="21"/>
          <w:lang w:val="fr-FR"/>
        </w:rPr>
        <w:t>月</w:t>
      </w:r>
      <w:r w:rsidRPr="00AE2F29">
        <w:rPr>
          <w:rFonts w:ascii="Times New Roman" w:eastAsia="宋体" w:hAnsi="Times New Roman" w:cs="Times New Roman"/>
          <w:sz w:val="21"/>
          <w:szCs w:val="21"/>
          <w:lang w:val="fr-FR"/>
        </w:rPr>
        <w:t>14</w:t>
      </w:r>
      <w:r w:rsidRPr="00AE2F29">
        <w:rPr>
          <w:rFonts w:ascii="Times New Roman" w:eastAsia="宋体" w:hAnsi="Times New Roman" w:cs="Times New Roman"/>
          <w:sz w:val="21"/>
          <w:szCs w:val="21"/>
          <w:lang w:val="fr-FR"/>
        </w:rPr>
        <w:t>日</w:t>
      </w:r>
      <w:r w:rsidR="00CC579F">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。倘若一个我憎恨、畏惧、鄙视或爱慕的人走向我，我更不会怀疑来到我面前的是</w:t>
      </w:r>
      <w:r w:rsidR="00CC579F">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可憎</w:t>
      </w:r>
      <w:r w:rsidR="00CC579F">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w:t>
      </w:r>
      <w:r w:rsidR="00CC579F">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危险</w:t>
      </w:r>
      <w:r w:rsidR="00CC579F">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w:t>
      </w:r>
      <w:r w:rsidR="00CC579F">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可鄙</w:t>
      </w:r>
      <w:r w:rsidR="00CC579F">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和</w:t>
      </w:r>
      <w:r w:rsidR="00CC579F">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可爱</w:t>
      </w:r>
      <w:r w:rsidR="00CC579F">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。倘若有一个人看着报纸的同一个位置，多次郑重地告诉我，他读到的不是</w:t>
      </w:r>
      <w:r w:rsidRPr="00AE2F29">
        <w:rPr>
          <w:rFonts w:ascii="Times New Roman" w:eastAsia="宋体" w:hAnsi="Times New Roman" w:cs="Times New Roman"/>
          <w:sz w:val="21"/>
          <w:szCs w:val="21"/>
          <w:lang w:val="fr-FR"/>
        </w:rPr>
        <w:t>“6</w:t>
      </w:r>
      <w:r w:rsidRPr="00AE2F29">
        <w:rPr>
          <w:rFonts w:ascii="Times New Roman" w:eastAsia="宋体" w:hAnsi="Times New Roman" w:cs="Times New Roman"/>
          <w:sz w:val="21"/>
          <w:szCs w:val="21"/>
          <w:lang w:val="fr-FR"/>
        </w:rPr>
        <w:t>月</w:t>
      </w:r>
      <w:r w:rsidRPr="00AE2F29">
        <w:rPr>
          <w:rFonts w:ascii="Times New Roman" w:eastAsia="宋体" w:hAnsi="Times New Roman" w:cs="Times New Roman"/>
          <w:sz w:val="21"/>
          <w:szCs w:val="21"/>
          <w:lang w:val="fr-FR"/>
        </w:rPr>
        <w:t>14</w:t>
      </w:r>
      <w:r w:rsidRPr="00AE2F29">
        <w:rPr>
          <w:rFonts w:ascii="Times New Roman" w:eastAsia="宋体" w:hAnsi="Times New Roman" w:cs="Times New Roman"/>
          <w:sz w:val="21"/>
          <w:szCs w:val="21"/>
          <w:lang w:val="fr-FR"/>
        </w:rPr>
        <w:t>日</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，而是</w:t>
      </w:r>
      <w:r w:rsidRPr="00AE2F29">
        <w:rPr>
          <w:rFonts w:ascii="Times New Roman" w:eastAsia="宋体" w:hAnsi="Times New Roman" w:cs="Times New Roman"/>
          <w:sz w:val="21"/>
          <w:szCs w:val="21"/>
          <w:lang w:val="fr-FR"/>
        </w:rPr>
        <w:t>“6</w:t>
      </w:r>
      <w:r w:rsidRPr="00AE2F29">
        <w:rPr>
          <w:rFonts w:ascii="Times New Roman" w:eastAsia="宋体" w:hAnsi="Times New Roman" w:cs="Times New Roman"/>
          <w:sz w:val="21"/>
          <w:szCs w:val="21"/>
          <w:lang w:val="fr-FR"/>
        </w:rPr>
        <w:t>月</w:t>
      </w:r>
      <w:r w:rsidRPr="00AE2F29">
        <w:rPr>
          <w:rFonts w:ascii="Times New Roman" w:eastAsia="宋体" w:hAnsi="Times New Roman" w:cs="Times New Roman"/>
          <w:sz w:val="21"/>
          <w:szCs w:val="21"/>
          <w:lang w:val="fr-FR"/>
        </w:rPr>
        <w:t>15</w:t>
      </w:r>
      <w:r w:rsidRPr="00AE2F29">
        <w:rPr>
          <w:rFonts w:ascii="Times New Roman" w:eastAsia="宋体" w:hAnsi="Times New Roman" w:cs="Times New Roman"/>
          <w:sz w:val="21"/>
          <w:szCs w:val="21"/>
          <w:lang w:val="fr-FR"/>
        </w:rPr>
        <w:t>日</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，这会让我感到困惑；让我无法理解。倘若有一个人，其憎恨、畏惧、鄙视或爱慕皆不像我，这也会让我困惑。他怎能在看到这些人时</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抑或，</w:t>
      </w:r>
      <w:r w:rsidR="00F92045">
        <w:rPr>
          <w:rFonts w:ascii="Times New Roman" w:eastAsia="宋体" w:hAnsi="Times New Roman" w:cs="Times New Roman" w:hint="eastAsia"/>
          <w:sz w:val="21"/>
          <w:szCs w:val="21"/>
          <w:lang w:val="fr-FR"/>
        </w:rPr>
        <w:t>若这些人离他很远</w:t>
      </w:r>
      <w:r w:rsidRPr="00AE2F29">
        <w:rPr>
          <w:rFonts w:ascii="Times New Roman" w:eastAsia="宋体" w:hAnsi="Times New Roman" w:cs="Times New Roman"/>
          <w:sz w:val="21"/>
          <w:szCs w:val="21"/>
          <w:lang w:val="fr-FR"/>
        </w:rPr>
        <w:t>，</w:t>
      </w:r>
      <w:r w:rsidR="00F92045">
        <w:rPr>
          <w:rFonts w:ascii="Times New Roman" w:eastAsia="宋体" w:hAnsi="Times New Roman" w:cs="Times New Roman" w:hint="eastAsia"/>
          <w:sz w:val="21"/>
          <w:szCs w:val="21"/>
          <w:lang w:val="fr-FR"/>
        </w:rPr>
        <w:t>他</w:t>
      </w:r>
      <w:r w:rsidRPr="00AE2F29">
        <w:rPr>
          <w:rFonts w:ascii="Times New Roman" w:eastAsia="宋体" w:hAnsi="Times New Roman" w:cs="Times New Roman"/>
          <w:sz w:val="21"/>
          <w:szCs w:val="21"/>
          <w:lang w:val="fr-FR"/>
        </w:rPr>
        <w:t>看到他们实存的间接迹象</w:t>
      </w:r>
      <w:r w:rsidR="00F92045">
        <w:rPr>
          <w:rFonts w:ascii="Times New Roman" w:eastAsia="宋体" w:hAnsi="Times New Roman" w:cs="Times New Roman" w:hint="eastAsia"/>
          <w:sz w:val="21"/>
          <w:szCs w:val="21"/>
          <w:lang w:val="fr-FR"/>
        </w:rPr>
        <w:t>时</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却读不出</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可憎</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危险</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可鄙</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或</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可爱</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？这是不可能的；他不真诚；他在撒谎；他疯了。说我们是因为害怕才相信危险在场，这是不准确的；相反，我们是因为危险的在场才</w:t>
      </w:r>
      <w:r w:rsidR="00656D22">
        <w:rPr>
          <w:rFonts w:ascii="Times New Roman" w:eastAsia="宋体" w:hAnsi="Times New Roman" w:cs="Times New Roman" w:hint="eastAsia"/>
          <w:sz w:val="21"/>
          <w:szCs w:val="21"/>
          <w:lang w:val="fr-FR"/>
        </w:rPr>
        <w:t>会</w:t>
      </w:r>
      <w:r w:rsidRPr="00AE2F29">
        <w:rPr>
          <w:rFonts w:ascii="Times New Roman" w:eastAsia="宋体" w:hAnsi="Times New Roman" w:cs="Times New Roman"/>
          <w:sz w:val="21"/>
          <w:szCs w:val="21"/>
          <w:lang w:val="fr-FR"/>
        </w:rPr>
        <w:t>害怕；是危险使人害怕；但危险本身也是我们读出的东西。声音</w:t>
      </w:r>
      <w:r w:rsidR="00656D22">
        <w:rPr>
          <w:rFonts w:ascii="Times New Roman" w:eastAsia="宋体" w:hAnsi="Times New Roman" w:cs="Times New Roman" w:hint="eastAsia"/>
          <w:sz w:val="21"/>
          <w:szCs w:val="21"/>
          <w:lang w:val="fr-FR"/>
        </w:rPr>
        <w:t>与</w:t>
      </w:r>
      <w:r w:rsidRPr="00AE2F29">
        <w:rPr>
          <w:rFonts w:ascii="Times New Roman" w:eastAsia="宋体" w:hAnsi="Times New Roman" w:cs="Times New Roman"/>
          <w:sz w:val="21"/>
          <w:szCs w:val="21"/>
          <w:lang w:val="fr-FR"/>
        </w:rPr>
        <w:t>视觉表象本身并无危险，它们之于危险，就如纸张与墨迹之于那封吓人的信。但是，就</w:t>
      </w:r>
      <w:r w:rsidR="008A45FD">
        <w:rPr>
          <w:rFonts w:ascii="Times New Roman" w:eastAsia="宋体" w:hAnsi="Times New Roman" w:cs="Times New Roman" w:hint="eastAsia"/>
          <w:sz w:val="21"/>
          <w:szCs w:val="21"/>
          <w:lang w:val="fr-FR"/>
        </w:rPr>
        <w:t>如</w:t>
      </w:r>
      <w:r w:rsidRPr="00AE2F29">
        <w:rPr>
          <w:rFonts w:ascii="Times New Roman" w:eastAsia="宋体" w:hAnsi="Times New Roman" w:cs="Times New Roman"/>
          <w:sz w:val="21"/>
          <w:szCs w:val="21"/>
          <w:lang w:val="fr-FR"/>
        </w:rPr>
        <w:t>那封信的情况一样，我所读出的那种危险是从外部抓住我并令我产生恐惧</w:t>
      </w:r>
      <w:r w:rsidR="008A45FD">
        <w:rPr>
          <w:rFonts w:ascii="Times New Roman" w:eastAsia="宋体" w:hAnsi="Times New Roman" w:cs="Times New Roman" w:hint="eastAsia"/>
          <w:sz w:val="21"/>
          <w:szCs w:val="21"/>
          <w:lang w:val="fr-FR"/>
        </w:rPr>
        <w:t>的</w:t>
      </w:r>
      <w:r w:rsidRPr="00AE2F29">
        <w:rPr>
          <w:rFonts w:ascii="Times New Roman" w:eastAsia="宋体" w:hAnsi="Times New Roman" w:cs="Times New Roman"/>
          <w:sz w:val="21"/>
          <w:szCs w:val="21"/>
          <w:lang w:val="fr-FR"/>
        </w:rPr>
        <w:t>。</w:t>
      </w:r>
      <w:r w:rsidR="00C07F3D">
        <w:rPr>
          <w:rFonts w:ascii="Times New Roman" w:eastAsia="宋体" w:hAnsi="Times New Roman" w:cs="Times New Roman" w:hint="eastAsia"/>
          <w:sz w:val="21"/>
          <w:szCs w:val="21"/>
          <w:lang w:val="fr-FR"/>
        </w:rPr>
        <w:t>当</w:t>
      </w:r>
      <w:r w:rsidRPr="00AE2F29">
        <w:rPr>
          <w:rFonts w:ascii="Times New Roman" w:eastAsia="宋体" w:hAnsi="Times New Roman" w:cs="Times New Roman"/>
          <w:sz w:val="21"/>
          <w:szCs w:val="21"/>
          <w:lang w:val="fr-FR"/>
        </w:rPr>
        <w:t>我听到一声爆炸，恐惧便住在那</w:t>
      </w:r>
      <w:r w:rsidR="00C07F3D">
        <w:rPr>
          <w:rFonts w:ascii="Times New Roman" w:eastAsia="宋体" w:hAnsi="Times New Roman" w:cs="Times New Roman" w:hint="eastAsia"/>
          <w:sz w:val="21"/>
          <w:szCs w:val="21"/>
          <w:lang w:val="fr-FR"/>
        </w:rPr>
        <w:t>巨响</w:t>
      </w:r>
      <w:r w:rsidRPr="00AE2F29">
        <w:rPr>
          <w:rFonts w:ascii="Times New Roman" w:eastAsia="宋体" w:hAnsi="Times New Roman" w:cs="Times New Roman"/>
          <w:sz w:val="21"/>
          <w:szCs w:val="21"/>
          <w:lang w:val="fr-FR"/>
        </w:rPr>
        <w:t>中，透过听觉抓住我的灵魂，我无法将它抗拒，就</w:t>
      </w:r>
      <w:r w:rsidR="00C07F3D">
        <w:rPr>
          <w:rFonts w:ascii="Times New Roman" w:eastAsia="宋体" w:hAnsi="Times New Roman" w:cs="Times New Roman" w:hint="eastAsia"/>
          <w:sz w:val="21"/>
          <w:szCs w:val="21"/>
          <w:lang w:val="fr-FR"/>
        </w:rPr>
        <w:t>如</w:t>
      </w:r>
      <w:r w:rsidRPr="00AE2F29">
        <w:rPr>
          <w:rFonts w:ascii="Times New Roman" w:eastAsia="宋体" w:hAnsi="Times New Roman" w:cs="Times New Roman"/>
          <w:sz w:val="21"/>
          <w:szCs w:val="21"/>
          <w:lang w:val="fr-FR"/>
        </w:rPr>
        <w:t>我无法抗拒听觉。当一台机枪发出清脆的</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哒哒</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声，情况也同样如此，</w:t>
      </w:r>
      <w:r w:rsidR="00C56720">
        <w:rPr>
          <w:rFonts w:ascii="Times New Roman" w:eastAsia="宋体" w:hAnsi="Times New Roman" w:cs="Times New Roman" w:hint="eastAsia"/>
          <w:sz w:val="21"/>
          <w:szCs w:val="21"/>
          <w:lang w:val="fr-FR"/>
        </w:rPr>
        <w:t>前提是</w:t>
      </w:r>
      <w:r w:rsidRPr="00AE2F29">
        <w:rPr>
          <w:rFonts w:ascii="Times New Roman" w:eastAsia="宋体" w:hAnsi="Times New Roman" w:cs="Times New Roman"/>
          <w:sz w:val="21"/>
          <w:szCs w:val="21"/>
          <w:lang w:val="fr-FR"/>
        </w:rPr>
        <w:t>我认识这种声响；倘若我不认识，情况就完全不同。不过，这并不是某种类似于条件反射的东西，</w:t>
      </w:r>
      <w:r w:rsidR="00936154">
        <w:rPr>
          <w:rFonts w:ascii="Times New Roman" w:eastAsia="宋体" w:hAnsi="Times New Roman" w:cs="Times New Roman" w:hint="eastAsia"/>
          <w:sz w:val="21"/>
          <w:szCs w:val="21"/>
          <w:lang w:val="fr-FR"/>
        </w:rPr>
        <w:t>而</w:t>
      </w:r>
      <w:r w:rsidRPr="00AE2F29">
        <w:rPr>
          <w:rFonts w:ascii="Times New Roman" w:eastAsia="宋体" w:hAnsi="Times New Roman" w:cs="Times New Roman"/>
          <w:sz w:val="21"/>
          <w:szCs w:val="21"/>
          <w:lang w:val="fr-FR"/>
        </w:rPr>
        <w:t>更类似于阅读，</w:t>
      </w:r>
      <w:r w:rsidR="00936154">
        <w:rPr>
          <w:rFonts w:ascii="Times New Roman" w:eastAsia="宋体" w:hAnsi="Times New Roman" w:cs="Times New Roman" w:hint="eastAsia"/>
          <w:sz w:val="21"/>
          <w:szCs w:val="21"/>
          <w:lang w:val="fr-FR"/>
        </w:rPr>
        <w:t>在阅读中</w:t>
      </w:r>
      <w:r w:rsidRPr="00AE2F29">
        <w:rPr>
          <w:rFonts w:ascii="Times New Roman" w:eastAsia="宋体" w:hAnsi="Times New Roman" w:cs="Times New Roman"/>
          <w:sz w:val="21"/>
          <w:szCs w:val="21"/>
          <w:lang w:val="fr-FR"/>
        </w:rPr>
        <w:t>，我的灵魂</w:t>
      </w:r>
      <w:r w:rsidR="00F50431" w:rsidRPr="00AE2F29">
        <w:rPr>
          <w:rFonts w:ascii="Times New Roman" w:eastAsia="宋体" w:hAnsi="Times New Roman" w:cs="Times New Roman"/>
          <w:sz w:val="21"/>
          <w:szCs w:val="21"/>
          <w:lang w:val="fr-FR"/>
        </w:rPr>
        <w:t>有时</w:t>
      </w:r>
      <w:r w:rsidRPr="00AE2F29">
        <w:rPr>
          <w:rFonts w:ascii="Times New Roman" w:eastAsia="宋体" w:hAnsi="Times New Roman" w:cs="Times New Roman"/>
          <w:sz w:val="21"/>
          <w:szCs w:val="21"/>
          <w:lang w:val="fr-FR"/>
        </w:rPr>
        <w:t>会被自身从未见过的全新符号组合捕获，</w:t>
      </w:r>
      <w:r w:rsidR="00F50431">
        <w:rPr>
          <w:rFonts w:ascii="Times New Roman" w:eastAsia="宋体" w:hAnsi="Times New Roman" w:cs="Times New Roman" w:hint="eastAsia"/>
          <w:sz w:val="21"/>
          <w:szCs w:val="21"/>
          <w:lang w:val="fr-FR"/>
        </w:rPr>
        <w:t>其</w:t>
      </w:r>
      <w:r w:rsidRPr="00AE2F29">
        <w:rPr>
          <w:rFonts w:ascii="Times New Roman" w:eastAsia="宋体" w:hAnsi="Times New Roman" w:cs="Times New Roman"/>
          <w:sz w:val="21"/>
          <w:szCs w:val="21"/>
          <w:lang w:val="fr-FR"/>
        </w:rPr>
        <w:t>意义直入人心，就如黑色与白色般不可抗拒。如此，那些抽象看来不过属于思想的意义，却从四面八方涌现，攫住我的灵魂，时刻将我左右，以至</w:t>
      </w:r>
      <w:r w:rsidR="00E667F4">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套用一句英文俗语</w:t>
      </w:r>
      <w:r w:rsidR="00E667F4">
        <w:rPr>
          <w:rFonts w:ascii="Times New Roman" w:eastAsia="宋体" w:hAnsi="Times New Roman" w:cs="Times New Roman" w:hint="eastAsia"/>
          <w:sz w:val="21"/>
          <w:szCs w:val="21"/>
          <w:lang w:val="fr-FR"/>
        </w:rPr>
        <w:t>来讲：</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我不能说</w:t>
      </w:r>
      <w:r w:rsidR="00E667F4">
        <w:rPr>
          <w:rFonts w:ascii="Times New Roman" w:eastAsia="宋体" w:hAnsi="Times New Roman" w:cs="Times New Roman" w:hint="eastAsia"/>
          <w:sz w:val="21"/>
          <w:szCs w:val="21"/>
          <w:lang w:val="fr-FR"/>
        </w:rPr>
        <w:t>这</w:t>
      </w:r>
      <w:r w:rsidRPr="00AE2F29">
        <w:rPr>
          <w:rFonts w:ascii="Times New Roman" w:eastAsia="宋体" w:hAnsi="Times New Roman" w:cs="Times New Roman"/>
          <w:sz w:val="21"/>
          <w:szCs w:val="21"/>
          <w:lang w:val="fr-FR"/>
        </w:rPr>
        <w:t>灵魂是属于我</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我相信我的所读，我的判断即是我的所读，我的行事也依照我的所读，否则，我又能如何行事呢？若我在喧嚣中读出了有待赢取的荣誉，我便会向其奔去；若我仅仅读出危险，我便会将其远离。在这两种情况下，即使我并不情愿，行动的必然性</w:t>
      </w:r>
      <w:r w:rsidR="00B47ECB">
        <w:rPr>
          <w:rFonts w:ascii="Times New Roman" w:eastAsia="宋体" w:hAnsi="Times New Roman" w:cs="Times New Roman" w:hint="eastAsia"/>
          <w:sz w:val="21"/>
          <w:szCs w:val="21"/>
          <w:lang w:val="fr-FR"/>
        </w:rPr>
        <w:t>也</w:t>
      </w:r>
      <w:r w:rsidRPr="00AE2F29">
        <w:rPr>
          <w:rFonts w:ascii="Times New Roman" w:eastAsia="宋体" w:hAnsi="Times New Roman" w:cs="Times New Roman"/>
          <w:sz w:val="21"/>
          <w:szCs w:val="21"/>
          <w:lang w:val="fr-FR"/>
        </w:rPr>
        <w:t>都伴随着喧嚣，或者就像那喧嚣本身一样，以一种显著且直接的方式强加于我；我</w:t>
      </w:r>
      <w:r w:rsidR="003476BC">
        <w:rPr>
          <w:rFonts w:ascii="Times New Roman" w:eastAsia="宋体" w:hAnsi="Times New Roman" w:cs="Times New Roman" w:hint="eastAsia"/>
          <w:sz w:val="21"/>
          <w:szCs w:val="21"/>
          <w:lang w:val="fr-FR"/>
        </w:rPr>
        <w:t>在</w:t>
      </w:r>
      <w:r w:rsidR="00B47ECB">
        <w:rPr>
          <w:rFonts w:ascii="Times New Roman" w:eastAsia="宋体" w:hAnsi="Times New Roman" w:cs="Times New Roman" w:hint="eastAsia"/>
          <w:sz w:val="21"/>
          <w:szCs w:val="21"/>
          <w:lang w:val="fr-FR"/>
        </w:rPr>
        <w:t>这</w:t>
      </w:r>
      <w:r w:rsidRPr="00AE2F29">
        <w:rPr>
          <w:rFonts w:ascii="Times New Roman" w:eastAsia="宋体" w:hAnsi="Times New Roman" w:cs="Times New Roman"/>
          <w:sz w:val="21"/>
          <w:szCs w:val="21"/>
          <w:lang w:val="fr-FR"/>
        </w:rPr>
        <w:t>喧嚣中读出必然性。同样，在内乱或</w:t>
      </w:r>
      <w:r w:rsidR="003476BC">
        <w:rPr>
          <w:rFonts w:ascii="Times New Roman" w:eastAsia="宋体" w:hAnsi="Times New Roman" w:cs="Times New Roman" w:hint="eastAsia"/>
          <w:sz w:val="21"/>
          <w:szCs w:val="21"/>
          <w:lang w:val="fr-FR"/>
        </w:rPr>
        <w:t>外战</w:t>
      </w:r>
      <w:r w:rsidR="00F959E9">
        <w:rPr>
          <w:rFonts w:ascii="Times New Roman" w:eastAsia="宋体" w:hAnsi="Times New Roman" w:cs="Times New Roman" w:hint="eastAsia"/>
          <w:sz w:val="21"/>
          <w:szCs w:val="21"/>
          <w:lang w:val="fr-FR"/>
        </w:rPr>
        <w:t>中</w:t>
      </w:r>
      <w:r w:rsidRPr="00AE2F29">
        <w:rPr>
          <w:rFonts w:ascii="Times New Roman" w:eastAsia="宋体" w:hAnsi="Times New Roman" w:cs="Times New Roman"/>
          <w:sz w:val="21"/>
          <w:szCs w:val="21"/>
          <w:lang w:val="fr-FR"/>
        </w:rPr>
        <w:t>，手无寸铁的人时而遭到屠杀，那是因为对武装者来说，透过眼睛进入灵魂的不止</w:t>
      </w:r>
      <w:r w:rsidR="00823245">
        <w:rPr>
          <w:rFonts w:ascii="Times New Roman" w:eastAsia="宋体" w:hAnsi="Times New Roman" w:cs="Times New Roman" w:hint="eastAsia"/>
          <w:sz w:val="21"/>
          <w:szCs w:val="21"/>
          <w:lang w:val="fr-FR"/>
        </w:rPr>
        <w:t>有</w:t>
      </w:r>
      <w:r w:rsidRPr="00AE2F29">
        <w:rPr>
          <w:rFonts w:ascii="Times New Roman" w:eastAsia="宋体" w:hAnsi="Times New Roman" w:cs="Times New Roman"/>
          <w:sz w:val="21"/>
          <w:szCs w:val="21"/>
          <w:lang w:val="fr-FR"/>
        </w:rPr>
        <w:t>衣服、头发和面容，还有某种亟待铲除的低劣存在；就</w:t>
      </w:r>
      <w:r w:rsidR="003476BC">
        <w:rPr>
          <w:rFonts w:ascii="Times New Roman" w:eastAsia="宋体" w:hAnsi="Times New Roman" w:cs="Times New Roman" w:hint="eastAsia"/>
          <w:sz w:val="21"/>
          <w:szCs w:val="21"/>
          <w:lang w:val="fr-FR"/>
        </w:rPr>
        <w:t>如</w:t>
      </w:r>
      <w:r w:rsidRPr="00AE2F29">
        <w:rPr>
          <w:rFonts w:ascii="Times New Roman" w:eastAsia="宋体" w:hAnsi="Times New Roman" w:cs="Times New Roman"/>
          <w:sz w:val="21"/>
          <w:szCs w:val="21"/>
          <w:lang w:val="fr-FR"/>
        </w:rPr>
        <w:t>从</w:t>
      </w:r>
      <w:r w:rsidR="00B832B9">
        <w:rPr>
          <w:rFonts w:ascii="Times New Roman" w:eastAsia="宋体" w:hAnsi="Times New Roman" w:cs="Times New Roman" w:hint="eastAsia"/>
          <w:sz w:val="21"/>
          <w:szCs w:val="21"/>
          <w:lang w:val="fr-FR"/>
        </w:rPr>
        <w:t>一</w:t>
      </w:r>
      <w:r w:rsidRPr="00AE2F29">
        <w:rPr>
          <w:rFonts w:ascii="Times New Roman" w:eastAsia="宋体" w:hAnsi="Times New Roman" w:cs="Times New Roman"/>
          <w:sz w:val="21"/>
          <w:szCs w:val="21"/>
          <w:lang w:val="fr-FR"/>
        </w:rPr>
        <w:t>种颜色中读出头发，从另一种颜色中读出血肉</w:t>
      </w:r>
      <w:r w:rsidR="00B832B9">
        <w:rPr>
          <w:rFonts w:ascii="Times New Roman" w:eastAsia="宋体" w:hAnsi="Times New Roman" w:cs="Times New Roman" w:hint="eastAsia"/>
          <w:sz w:val="21"/>
          <w:szCs w:val="21"/>
          <w:lang w:val="fr-FR"/>
        </w:rPr>
        <w:t>一般</w:t>
      </w:r>
      <w:r w:rsidRPr="00AE2F29">
        <w:rPr>
          <w:rFonts w:ascii="Times New Roman" w:eastAsia="宋体" w:hAnsi="Times New Roman" w:cs="Times New Roman"/>
          <w:sz w:val="21"/>
          <w:szCs w:val="21"/>
          <w:lang w:val="fr-FR"/>
        </w:rPr>
        <w:t>，他们从那些颜色中读出了杀人的必要性，与前者同等确凿。如果说在日</w:t>
      </w:r>
      <w:r w:rsidRPr="00AE2F29">
        <w:rPr>
          <w:rFonts w:ascii="Times New Roman" w:eastAsia="宋体" w:hAnsi="Times New Roman" w:cs="Times New Roman"/>
          <w:sz w:val="21"/>
          <w:szCs w:val="21"/>
          <w:lang w:val="fr-FR"/>
        </w:rPr>
        <w:lastRenderedPageBreak/>
        <w:t>常生活中很少发生犯罪，那是因为当我们面对他人时，能够</w:t>
      </w:r>
      <w:r w:rsidR="00392179">
        <w:rPr>
          <w:rFonts w:ascii="Times New Roman" w:eastAsia="宋体" w:hAnsi="Times New Roman" w:cs="Times New Roman" w:hint="eastAsia"/>
          <w:sz w:val="21"/>
          <w:szCs w:val="21"/>
          <w:lang w:val="fr-FR"/>
        </w:rPr>
        <w:t>从</w:t>
      </w:r>
      <w:r w:rsidR="00714E15">
        <w:rPr>
          <w:rFonts w:ascii="Times New Roman" w:eastAsia="宋体" w:hAnsi="Times New Roman" w:cs="Times New Roman" w:hint="eastAsia"/>
          <w:sz w:val="21"/>
          <w:szCs w:val="21"/>
          <w:lang w:val="fr-FR"/>
        </w:rPr>
        <w:t>双眼看到的</w:t>
      </w:r>
      <w:r w:rsidRPr="00AE2F29">
        <w:rPr>
          <w:rFonts w:ascii="Times New Roman" w:eastAsia="宋体" w:hAnsi="Times New Roman" w:cs="Times New Roman"/>
          <w:sz w:val="21"/>
          <w:szCs w:val="21"/>
          <w:lang w:val="fr-FR"/>
        </w:rPr>
        <w:t>颜色</w:t>
      </w:r>
      <w:r w:rsidR="00392179">
        <w:rPr>
          <w:rFonts w:ascii="Times New Roman" w:eastAsia="宋体" w:hAnsi="Times New Roman" w:cs="Times New Roman" w:hint="eastAsia"/>
          <w:sz w:val="21"/>
          <w:szCs w:val="21"/>
          <w:lang w:val="fr-FR"/>
        </w:rPr>
        <w:t>中</w:t>
      </w:r>
      <w:r w:rsidRPr="00AE2F29">
        <w:rPr>
          <w:rFonts w:ascii="Times New Roman" w:eastAsia="宋体" w:hAnsi="Times New Roman" w:cs="Times New Roman"/>
          <w:sz w:val="21"/>
          <w:szCs w:val="21"/>
          <w:lang w:val="fr-FR"/>
        </w:rPr>
        <w:t>读</w:t>
      </w:r>
      <w:r w:rsidR="00392179">
        <w:rPr>
          <w:rFonts w:ascii="Times New Roman" w:eastAsia="宋体" w:hAnsi="Times New Roman" w:cs="Times New Roman" w:hint="eastAsia"/>
          <w:sz w:val="21"/>
          <w:szCs w:val="21"/>
          <w:lang w:val="fr-FR"/>
        </w:rPr>
        <w:t>出</w:t>
      </w:r>
      <w:r w:rsidRPr="00AE2F29">
        <w:rPr>
          <w:rFonts w:ascii="Times New Roman" w:eastAsia="宋体" w:hAnsi="Times New Roman" w:cs="Times New Roman"/>
          <w:sz w:val="21"/>
          <w:szCs w:val="21"/>
          <w:lang w:val="fr-FR"/>
        </w:rPr>
        <w:t>某种应受尊重的东西。这两种状态间的</w:t>
      </w:r>
      <w:r w:rsidR="00392179">
        <w:rPr>
          <w:rFonts w:ascii="Times New Roman" w:eastAsia="宋体" w:hAnsi="Times New Roman" w:cs="Times New Roman" w:hint="eastAsia"/>
          <w:sz w:val="21"/>
          <w:szCs w:val="21"/>
          <w:lang w:val="fr-FR"/>
        </w:rPr>
        <w:t>差别</w:t>
      </w:r>
      <w:r w:rsidRPr="00AE2F29">
        <w:rPr>
          <w:rFonts w:ascii="Times New Roman" w:eastAsia="宋体" w:hAnsi="Times New Roman" w:cs="Times New Roman"/>
          <w:sz w:val="21"/>
          <w:szCs w:val="21"/>
          <w:lang w:val="fr-FR"/>
        </w:rPr>
        <w:t>，</w:t>
      </w:r>
      <w:r w:rsidR="00392179">
        <w:rPr>
          <w:rFonts w:ascii="Times New Roman" w:eastAsia="宋体" w:hAnsi="Times New Roman" w:cs="Times New Roman" w:hint="eastAsia"/>
          <w:sz w:val="21"/>
          <w:szCs w:val="21"/>
          <w:lang w:val="fr-FR"/>
        </w:rPr>
        <w:t>就</w:t>
      </w:r>
      <w:r w:rsidR="00CE5256">
        <w:rPr>
          <w:rFonts w:ascii="Times New Roman" w:eastAsia="宋体" w:hAnsi="Times New Roman" w:cs="Times New Roman" w:hint="eastAsia"/>
          <w:sz w:val="21"/>
          <w:szCs w:val="21"/>
          <w:lang w:val="fr-FR"/>
        </w:rPr>
        <w:t>如</w:t>
      </w:r>
      <w:r w:rsidRPr="00AE2F29">
        <w:rPr>
          <w:rFonts w:ascii="Times New Roman" w:eastAsia="宋体" w:hAnsi="Times New Roman" w:cs="Times New Roman"/>
          <w:sz w:val="21"/>
          <w:szCs w:val="21"/>
          <w:lang w:val="fr-FR"/>
        </w:rPr>
        <w:t>那个行走在偏僻小路的人，他起初从外在表象中读出了一个人影，而后又读出了树。起初，</w:t>
      </w:r>
      <w:r w:rsidR="00CE5256">
        <w:rPr>
          <w:rFonts w:ascii="Times New Roman" w:eastAsia="宋体" w:hAnsi="Times New Roman" w:cs="Times New Roman" w:hint="eastAsia"/>
          <w:sz w:val="21"/>
          <w:szCs w:val="21"/>
          <w:lang w:val="fr-FR"/>
        </w:rPr>
        <w:t>当</w:t>
      </w:r>
      <w:r w:rsidRPr="00AE2F29">
        <w:rPr>
          <w:rFonts w:ascii="Times New Roman" w:eastAsia="宋体" w:hAnsi="Times New Roman" w:cs="Times New Roman"/>
          <w:sz w:val="21"/>
          <w:szCs w:val="21"/>
          <w:lang w:val="fr-FR"/>
        </w:rPr>
        <w:t>他调动起整个存在来应对他人的在场</w:t>
      </w:r>
      <w:r w:rsidR="00741BA9">
        <w:rPr>
          <w:rFonts w:ascii="Times New Roman" w:eastAsia="宋体" w:hAnsi="Times New Roman" w:cs="Times New Roman" w:hint="eastAsia"/>
          <w:sz w:val="21"/>
          <w:szCs w:val="21"/>
          <w:lang w:val="fr-FR"/>
        </w:rPr>
        <w:t>的时候</w:t>
      </w:r>
      <w:r w:rsidRPr="00AE2F29">
        <w:rPr>
          <w:rFonts w:ascii="Times New Roman" w:eastAsia="宋体" w:hAnsi="Times New Roman" w:cs="Times New Roman"/>
          <w:sz w:val="21"/>
          <w:szCs w:val="21"/>
          <w:lang w:val="fr-FR"/>
        </w:rPr>
        <w:t>，那种</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也许是人</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的念头</w:t>
      </w:r>
      <w:r w:rsidR="00F26962">
        <w:rPr>
          <w:rFonts w:ascii="Times New Roman" w:eastAsia="宋体" w:hAnsi="Times New Roman" w:cs="Times New Roman" w:hint="eastAsia"/>
          <w:sz w:val="21"/>
          <w:szCs w:val="21"/>
          <w:lang w:val="fr-FR"/>
        </w:rPr>
        <w:t>也只</w:t>
      </w:r>
      <w:r w:rsidRPr="00AE2F29">
        <w:rPr>
          <w:rFonts w:ascii="Times New Roman" w:eastAsia="宋体" w:hAnsi="Times New Roman" w:cs="Times New Roman"/>
          <w:sz w:val="21"/>
          <w:szCs w:val="21"/>
          <w:lang w:val="fr-FR"/>
        </w:rPr>
        <w:t>是一个抽象的、缺乏连贯的构想，来自他自身，而非外部，并无威胁；随即，就像触到了某个开关一样，突然之间，无过渡地，他</w:t>
      </w:r>
      <w:r w:rsidR="00F26962">
        <w:rPr>
          <w:rFonts w:ascii="Times New Roman" w:eastAsia="宋体" w:hAnsi="Times New Roman" w:cs="Times New Roman" w:hint="eastAsia"/>
          <w:sz w:val="21"/>
          <w:szCs w:val="21"/>
          <w:lang w:val="fr-FR"/>
        </w:rPr>
        <w:t>变得</w:t>
      </w:r>
      <w:r w:rsidRPr="00AE2F29">
        <w:rPr>
          <w:rFonts w:ascii="Times New Roman" w:eastAsia="宋体" w:hAnsi="Times New Roman" w:cs="Times New Roman"/>
          <w:sz w:val="21"/>
          <w:szCs w:val="21"/>
          <w:lang w:val="fr-FR"/>
        </w:rPr>
        <w:t>形单影只，</w:t>
      </w:r>
      <w:r w:rsidR="00DE0B40">
        <w:rPr>
          <w:rFonts w:ascii="Times New Roman" w:eastAsia="宋体" w:hAnsi="Times New Roman" w:cs="Times New Roman" w:hint="eastAsia"/>
          <w:sz w:val="21"/>
          <w:szCs w:val="21"/>
          <w:lang w:val="fr-FR"/>
        </w:rPr>
        <w:t>仅仅</w:t>
      </w:r>
      <w:r w:rsidRPr="00AE2F29">
        <w:rPr>
          <w:rFonts w:ascii="Times New Roman" w:eastAsia="宋体" w:hAnsi="Times New Roman" w:cs="Times New Roman"/>
          <w:sz w:val="21"/>
          <w:szCs w:val="21"/>
          <w:lang w:val="fr-FR"/>
        </w:rPr>
        <w:t>被四周的物体和</w:t>
      </w:r>
      <w:r w:rsidR="00DE0B40">
        <w:rPr>
          <w:rFonts w:ascii="Times New Roman" w:eastAsia="宋体" w:hAnsi="Times New Roman" w:cs="Times New Roman" w:hint="eastAsia"/>
          <w:sz w:val="21"/>
          <w:szCs w:val="21"/>
          <w:lang w:val="fr-FR"/>
        </w:rPr>
        <w:t>植被环绕</w:t>
      </w:r>
      <w:r w:rsidRPr="00AE2F29">
        <w:rPr>
          <w:rFonts w:ascii="Times New Roman" w:eastAsia="宋体" w:hAnsi="Times New Roman" w:cs="Times New Roman"/>
          <w:sz w:val="21"/>
          <w:szCs w:val="21"/>
          <w:lang w:val="fr-FR"/>
        </w:rPr>
        <w:t>；那被感知为树的地方可能有一个人的念头也随即变得缺乏连贯。同样，在和平中，杀人的念头</w:t>
      </w:r>
      <w:r w:rsidR="00791905">
        <w:rPr>
          <w:rFonts w:ascii="Times New Roman" w:eastAsia="宋体" w:hAnsi="Times New Roman" w:cs="Times New Roman" w:hint="eastAsia"/>
          <w:sz w:val="21"/>
          <w:szCs w:val="21"/>
          <w:lang w:val="fr-FR"/>
        </w:rPr>
        <w:t>源自</w:t>
      </w:r>
      <w:r w:rsidRPr="00AE2F29">
        <w:rPr>
          <w:rFonts w:ascii="Times New Roman" w:eastAsia="宋体" w:hAnsi="Times New Roman" w:cs="Times New Roman"/>
          <w:sz w:val="21"/>
          <w:szCs w:val="21"/>
          <w:lang w:val="fr-FR"/>
        </w:rPr>
        <w:t>内心，不</w:t>
      </w:r>
      <w:r w:rsidR="00791905">
        <w:rPr>
          <w:rFonts w:ascii="Times New Roman" w:eastAsia="宋体" w:hAnsi="Times New Roman" w:cs="Times New Roman" w:hint="eastAsia"/>
          <w:sz w:val="21"/>
          <w:szCs w:val="21"/>
          <w:lang w:val="fr-FR"/>
        </w:rPr>
        <w:t>能</w:t>
      </w:r>
      <w:r w:rsidRPr="00AE2F29">
        <w:rPr>
          <w:rFonts w:ascii="Times New Roman" w:eastAsia="宋体" w:hAnsi="Times New Roman" w:cs="Times New Roman"/>
          <w:sz w:val="21"/>
          <w:szCs w:val="21"/>
          <w:lang w:val="fr-FR"/>
        </w:rPr>
        <w:t>被从表象中读出；相反，人们从表象中读出的是对此类行为的禁止。但在内乱中，一旦涉及到某一类人，</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饶人性命</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的念头便不再连贯，它源自内心，不能从表象中读出；它从头脑中闪过，不会转化为行动。</w:t>
      </w:r>
    </w:p>
    <w:p w14:paraId="447415CB" w14:textId="63FE07AE" w:rsidR="00EA1B04" w:rsidRPr="00AE2F29" w:rsidRDefault="00EA1B04" w:rsidP="009900D1">
      <w:pPr>
        <w:spacing w:line="360" w:lineRule="auto"/>
        <w:ind w:firstLineChars="200" w:firstLine="420"/>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两种状态间</w:t>
      </w:r>
      <w:r w:rsidR="00180F62">
        <w:rPr>
          <w:rFonts w:ascii="Times New Roman" w:eastAsia="宋体" w:hAnsi="Times New Roman" w:cs="Times New Roman" w:hint="eastAsia"/>
          <w:sz w:val="21"/>
          <w:szCs w:val="21"/>
          <w:lang w:val="fr-FR"/>
        </w:rPr>
        <w:t>绝无</w:t>
      </w:r>
      <w:r w:rsidRPr="00AE2F29">
        <w:rPr>
          <w:rFonts w:ascii="Times New Roman" w:eastAsia="宋体" w:hAnsi="Times New Roman" w:cs="Times New Roman"/>
          <w:sz w:val="21"/>
          <w:szCs w:val="21"/>
          <w:lang w:val="fr-FR"/>
        </w:rPr>
        <w:t>转换的可能；</w:t>
      </w:r>
      <w:r w:rsidR="00180F62">
        <w:rPr>
          <w:rFonts w:ascii="Times New Roman" w:eastAsia="宋体" w:hAnsi="Times New Roman" w:cs="Times New Roman" w:hint="eastAsia"/>
          <w:sz w:val="21"/>
          <w:szCs w:val="21"/>
          <w:lang w:val="fr-FR"/>
        </w:rPr>
        <w:t>二者</w:t>
      </w:r>
      <w:r w:rsidRPr="00AE2F29">
        <w:rPr>
          <w:rFonts w:ascii="Times New Roman" w:eastAsia="宋体" w:hAnsi="Times New Roman" w:cs="Times New Roman"/>
          <w:sz w:val="21"/>
          <w:szCs w:val="21"/>
          <w:lang w:val="fr-FR"/>
        </w:rPr>
        <w:t>的转化就像开关一样；当其中之一出现时，它显得好似唯一的真实，唯一的可能，另一种则仿佛纯属想象。以上种种只是极端的例子；但我们的整个生活都由这样的意义之网织成</w:t>
      </w:r>
      <w:r w:rsidR="00E257CE">
        <w:rPr>
          <w:rFonts w:ascii="Times New Roman" w:eastAsia="宋体" w:hAnsi="Times New Roman" w:cs="Times New Roman" w:hint="eastAsia"/>
          <w:sz w:val="21"/>
          <w:szCs w:val="21"/>
          <w:lang w:val="fr-FR"/>
        </w:rPr>
        <w:t>的</w:t>
      </w:r>
      <w:r w:rsidRPr="00AE2F29">
        <w:rPr>
          <w:rFonts w:ascii="Times New Roman" w:eastAsia="宋体" w:hAnsi="Times New Roman" w:cs="Times New Roman"/>
          <w:sz w:val="21"/>
          <w:szCs w:val="21"/>
          <w:lang w:val="fr-FR"/>
        </w:rPr>
        <w:t>，这些意义一个接一个地强加于我们，当它们中的每一个显现出来，并透过感觉进入我们的时候，都将使一切与之相悖的观念化</w:t>
      </w:r>
      <w:r w:rsidR="00164458">
        <w:rPr>
          <w:rFonts w:ascii="Times New Roman" w:eastAsia="宋体" w:hAnsi="Times New Roman" w:cs="Times New Roman" w:hint="eastAsia"/>
          <w:sz w:val="21"/>
          <w:szCs w:val="21"/>
          <w:lang w:val="fr-FR"/>
        </w:rPr>
        <w:t>作</w:t>
      </w:r>
      <w:r w:rsidRPr="00AE2F29">
        <w:rPr>
          <w:rFonts w:ascii="Times New Roman" w:eastAsia="宋体" w:hAnsi="Times New Roman" w:cs="Times New Roman"/>
          <w:sz w:val="21"/>
          <w:szCs w:val="21"/>
          <w:lang w:val="fr-FR"/>
        </w:rPr>
        <w:t>泡影</w:t>
      </w:r>
      <w:r w:rsidR="00E257CE">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我对宇宙拥有某种力量，使我能够改变其中的表象，但这是间接的，需要经由劳动，而非单纯的许愿。我可以在那本黑色的书上盖上白纸，</w:t>
      </w:r>
      <w:r w:rsidR="00343420">
        <w:rPr>
          <w:rFonts w:ascii="Times New Roman" w:eastAsia="宋体" w:hAnsi="Times New Roman" w:cs="Times New Roman" w:hint="eastAsia"/>
          <w:sz w:val="21"/>
          <w:szCs w:val="21"/>
          <w:lang w:val="fr-FR"/>
        </w:rPr>
        <w:t>来让自己不再看到</w:t>
      </w:r>
      <w:r w:rsidRPr="00AE2F29">
        <w:rPr>
          <w:rFonts w:ascii="Times New Roman" w:eastAsia="宋体" w:hAnsi="Times New Roman" w:cs="Times New Roman"/>
          <w:sz w:val="21"/>
          <w:szCs w:val="21"/>
          <w:lang w:val="fr-FR"/>
        </w:rPr>
        <w:t>黑色。这种力量受到体力的限制。我或许同样拥有改变我从表象中读出的意义</w:t>
      </w:r>
      <w:r w:rsidR="00153914">
        <w:rPr>
          <w:rFonts w:ascii="Times New Roman" w:eastAsia="宋体" w:hAnsi="Times New Roman" w:cs="Times New Roman" w:hint="eastAsia"/>
          <w:sz w:val="21"/>
          <w:szCs w:val="21"/>
          <w:lang w:val="fr-FR"/>
        </w:rPr>
        <w:t>的力量，那些意义被强加于我</w:t>
      </w:r>
      <w:r w:rsidRPr="00AE2F29">
        <w:rPr>
          <w:rFonts w:ascii="Times New Roman" w:eastAsia="宋体" w:hAnsi="Times New Roman" w:cs="Times New Roman"/>
          <w:sz w:val="21"/>
          <w:szCs w:val="21"/>
          <w:lang w:val="fr-FR"/>
        </w:rPr>
        <w:t>；但这种力量也是有限的、间接的，需要诉诸劳动。通常意义上的劳动就是一个例子，因为每件工具都相当于</w:t>
      </w:r>
      <w:r w:rsidR="00D80D78">
        <w:rPr>
          <w:rFonts w:ascii="Times New Roman" w:eastAsia="宋体" w:hAnsi="Times New Roman" w:cs="Times New Roman" w:hint="eastAsia"/>
          <w:sz w:val="21"/>
          <w:szCs w:val="21"/>
          <w:lang w:val="fr-FR"/>
        </w:rPr>
        <w:t>一个</w:t>
      </w:r>
      <w:r w:rsidRPr="00AE2F29">
        <w:rPr>
          <w:rFonts w:ascii="Times New Roman" w:eastAsia="宋体" w:hAnsi="Times New Roman" w:cs="Times New Roman"/>
          <w:sz w:val="21"/>
          <w:szCs w:val="21"/>
          <w:lang w:val="fr-FR"/>
        </w:rPr>
        <w:t>盲杖，是用以阅读的器械，每种学习都是学习某种读法。学成之后，意义便会从我的笔尖或</w:t>
      </w:r>
      <w:r w:rsidR="004E75A4">
        <w:rPr>
          <w:rFonts w:ascii="Times New Roman" w:eastAsia="宋体" w:hAnsi="Times New Roman" w:cs="Times New Roman" w:hint="eastAsia"/>
          <w:sz w:val="21"/>
          <w:szCs w:val="21"/>
          <w:lang w:val="fr-FR"/>
        </w:rPr>
        <w:t>纸上的</w:t>
      </w:r>
      <w:r w:rsidRPr="00AE2F29">
        <w:rPr>
          <w:rFonts w:ascii="Times New Roman" w:eastAsia="宋体" w:hAnsi="Times New Roman" w:cs="Times New Roman"/>
          <w:sz w:val="21"/>
          <w:szCs w:val="21"/>
          <w:lang w:val="fr-FR"/>
        </w:rPr>
        <w:t>字符中向我显现。对于老练的水手</w:t>
      </w:r>
      <w:r w:rsidR="004E75A4">
        <w:rPr>
          <w:rFonts w:ascii="Times New Roman" w:eastAsia="宋体" w:hAnsi="Times New Roman" w:cs="Times New Roman" w:hint="eastAsia"/>
          <w:sz w:val="21"/>
          <w:szCs w:val="21"/>
          <w:lang w:val="fr-FR"/>
        </w:rPr>
        <w:t>或</w:t>
      </w:r>
      <w:r w:rsidRPr="00AE2F29">
        <w:rPr>
          <w:rFonts w:ascii="Times New Roman" w:eastAsia="宋体" w:hAnsi="Times New Roman" w:cs="Times New Roman"/>
          <w:sz w:val="21"/>
          <w:szCs w:val="21"/>
          <w:lang w:val="fr-FR"/>
        </w:rPr>
        <w:t>船长，船在某种意义上已经成为躯体的延伸，船是用以阅读风暴的器械，而他们对此的读法与乘客截然不同。</w:t>
      </w:r>
      <w:r w:rsidR="004E75A4">
        <w:rPr>
          <w:rFonts w:ascii="Times New Roman" w:eastAsia="宋体" w:hAnsi="Times New Roman" w:cs="Times New Roman" w:hint="eastAsia"/>
          <w:sz w:val="21"/>
          <w:szCs w:val="21"/>
          <w:lang w:val="fr-FR"/>
        </w:rPr>
        <w:t>当</w:t>
      </w:r>
      <w:r w:rsidRPr="00AE2F29">
        <w:rPr>
          <w:rFonts w:ascii="Times New Roman" w:eastAsia="宋体" w:hAnsi="Times New Roman" w:cs="Times New Roman"/>
          <w:sz w:val="21"/>
          <w:szCs w:val="21"/>
          <w:lang w:val="fr-FR"/>
        </w:rPr>
        <w:t>乘客读到一团混乱、无限的危险和恐惧</w:t>
      </w:r>
      <w:r w:rsidR="004E75A4">
        <w:rPr>
          <w:rFonts w:ascii="Times New Roman" w:eastAsia="宋体" w:hAnsi="Times New Roman" w:cs="Times New Roman" w:hint="eastAsia"/>
          <w:sz w:val="21"/>
          <w:szCs w:val="21"/>
          <w:lang w:val="fr-FR"/>
        </w:rPr>
        <w:t>时</w:t>
      </w:r>
      <w:r w:rsidRPr="00AE2F29">
        <w:rPr>
          <w:rFonts w:ascii="Times New Roman" w:eastAsia="宋体" w:hAnsi="Times New Roman" w:cs="Times New Roman"/>
          <w:sz w:val="21"/>
          <w:szCs w:val="21"/>
          <w:lang w:val="fr-FR"/>
        </w:rPr>
        <w:t>，船长读到</w:t>
      </w:r>
      <w:r w:rsidR="004E75A4">
        <w:rPr>
          <w:rFonts w:ascii="Times New Roman" w:eastAsia="宋体" w:hAnsi="Times New Roman" w:cs="Times New Roman" w:hint="eastAsia"/>
          <w:sz w:val="21"/>
          <w:szCs w:val="21"/>
          <w:lang w:val="fr-FR"/>
        </w:rPr>
        <w:t>了</w:t>
      </w:r>
      <w:r w:rsidRPr="00AE2F29">
        <w:rPr>
          <w:rFonts w:ascii="Times New Roman" w:eastAsia="宋体" w:hAnsi="Times New Roman" w:cs="Times New Roman"/>
          <w:sz w:val="21"/>
          <w:szCs w:val="21"/>
          <w:lang w:val="fr-FR"/>
        </w:rPr>
        <w:t>必然性、有限度的危险</w:t>
      </w:r>
      <w:r w:rsidR="004E75A4">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规避危险的策略，以及担起勇气与荣耀的职责。</w:t>
      </w:r>
    </w:p>
    <w:p w14:paraId="3474F499" w14:textId="64E09758" w:rsidR="00EA1B04" w:rsidRPr="00AE2F29" w:rsidRDefault="00EA1B04" w:rsidP="009900D1">
      <w:pPr>
        <w:spacing w:line="360" w:lineRule="auto"/>
        <w:ind w:firstLineChars="200" w:firstLine="420"/>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不论是对自己还是对他人采取行动，都是为了改变</w:t>
      </w:r>
      <w:r w:rsidR="00A40368">
        <w:rPr>
          <w:rFonts w:ascii="Times New Roman" w:eastAsia="宋体" w:hAnsi="Times New Roman" w:cs="Times New Roman" w:hint="eastAsia"/>
          <w:sz w:val="21"/>
          <w:szCs w:val="21"/>
          <w:lang w:val="fr-FR"/>
        </w:rPr>
        <w:t>人们读</w:t>
      </w:r>
      <w:r w:rsidR="00B01F32">
        <w:rPr>
          <w:rFonts w:ascii="Times New Roman" w:eastAsia="宋体" w:hAnsi="Times New Roman" w:cs="Times New Roman" w:hint="eastAsia"/>
          <w:sz w:val="21"/>
          <w:szCs w:val="21"/>
          <w:lang w:val="fr-FR"/>
        </w:rPr>
        <w:t>到</w:t>
      </w:r>
      <w:r w:rsidRPr="00AE2F29">
        <w:rPr>
          <w:rFonts w:ascii="Times New Roman" w:eastAsia="宋体" w:hAnsi="Times New Roman" w:cs="Times New Roman"/>
          <w:sz w:val="21"/>
          <w:szCs w:val="21"/>
          <w:lang w:val="fr-FR"/>
        </w:rPr>
        <w:t>的意义。一位国家元首</w:t>
      </w:r>
      <w:r w:rsidR="00B01F32">
        <w:rPr>
          <w:rFonts w:ascii="Times New Roman" w:eastAsia="宋体" w:hAnsi="Times New Roman" w:cs="Times New Roman" w:hint="eastAsia"/>
          <w:sz w:val="21"/>
          <w:szCs w:val="21"/>
          <w:lang w:val="fr-FR"/>
        </w:rPr>
        <w:t>刚一</w:t>
      </w:r>
      <w:r w:rsidRPr="00AE2F29">
        <w:rPr>
          <w:rFonts w:ascii="Times New Roman" w:eastAsia="宋体" w:hAnsi="Times New Roman" w:cs="Times New Roman"/>
          <w:sz w:val="21"/>
          <w:szCs w:val="21"/>
          <w:lang w:val="fr-FR"/>
        </w:rPr>
        <w:t>宣布战争，</w:t>
      </w:r>
      <w:r w:rsidR="00B01F32">
        <w:rPr>
          <w:rFonts w:ascii="Times New Roman" w:eastAsia="宋体" w:hAnsi="Times New Roman" w:cs="Times New Roman" w:hint="eastAsia"/>
          <w:sz w:val="21"/>
          <w:szCs w:val="21"/>
          <w:lang w:val="fr-FR"/>
        </w:rPr>
        <w:t>便会有</w:t>
      </w:r>
      <w:r w:rsidRPr="00AE2F29">
        <w:rPr>
          <w:rFonts w:ascii="Times New Roman" w:eastAsia="宋体" w:hAnsi="Times New Roman" w:cs="Times New Roman"/>
          <w:sz w:val="21"/>
          <w:szCs w:val="21"/>
          <w:lang w:val="fr-FR"/>
        </w:rPr>
        <w:t>从</w:t>
      </w:r>
      <w:r w:rsidR="00B01F32" w:rsidRPr="00AE2F29">
        <w:rPr>
          <w:rFonts w:ascii="Times New Roman" w:eastAsia="宋体" w:hAnsi="Times New Roman" w:cs="Times New Roman"/>
          <w:sz w:val="21"/>
          <w:szCs w:val="21"/>
          <w:lang w:val="fr-FR"/>
        </w:rPr>
        <w:t>崭新的意义四千万人</w:t>
      </w:r>
      <w:r w:rsidR="00B01F32">
        <w:rPr>
          <w:rFonts w:ascii="Times New Roman" w:eastAsia="宋体" w:hAnsi="Times New Roman" w:cs="Times New Roman" w:hint="eastAsia"/>
          <w:sz w:val="21"/>
          <w:szCs w:val="21"/>
          <w:lang w:val="fr-FR"/>
        </w:rPr>
        <w:t>的周遭</w:t>
      </w:r>
      <w:r w:rsidRPr="00AE2F29">
        <w:rPr>
          <w:rFonts w:ascii="Times New Roman" w:eastAsia="宋体" w:hAnsi="Times New Roman" w:cs="Times New Roman"/>
          <w:sz w:val="21"/>
          <w:szCs w:val="21"/>
          <w:lang w:val="fr-FR"/>
        </w:rPr>
        <w:t>涌现</w:t>
      </w:r>
      <w:r w:rsidR="00B01F32">
        <w:rPr>
          <w:rFonts w:ascii="Times New Roman" w:eastAsia="宋体" w:hAnsi="Times New Roman" w:cs="Times New Roman" w:hint="eastAsia"/>
          <w:sz w:val="21"/>
          <w:szCs w:val="21"/>
          <w:lang w:val="fr-FR"/>
        </w:rPr>
        <w:t>，供他们阅读</w:t>
      </w:r>
      <w:r w:rsidRPr="00AE2F29">
        <w:rPr>
          <w:rFonts w:ascii="Times New Roman" w:eastAsia="宋体" w:hAnsi="Times New Roman" w:cs="Times New Roman"/>
          <w:sz w:val="21"/>
          <w:szCs w:val="21"/>
          <w:lang w:val="fr-FR"/>
        </w:rPr>
        <w:t>。军事领袖的艺术就在于让敌方士兵从表象中读出</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败逃</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，从而令其</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顽强抵抗</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的想法失去全部的依托（</w:t>
      </w:r>
      <w:r w:rsidRPr="00AE2F29">
        <w:rPr>
          <w:rFonts w:ascii="Times New Roman" w:hAnsi="Times New Roman" w:cs="Times New Roman"/>
          <w:sz w:val="21"/>
          <w:szCs w:val="21"/>
          <w:lang w:val="fr-FR"/>
        </w:rPr>
        <w:t>substance</w:t>
      </w:r>
      <w:r w:rsidRPr="00AE2F29">
        <w:rPr>
          <w:rFonts w:ascii="Times New Roman" w:eastAsia="宋体" w:hAnsi="Times New Roman" w:cs="Times New Roman"/>
          <w:sz w:val="21"/>
          <w:szCs w:val="21"/>
          <w:lang w:val="fr-FR"/>
        </w:rPr>
        <w:t>）</w:t>
      </w:r>
      <w:r w:rsidR="00527A89">
        <w:rPr>
          <w:rFonts w:ascii="Times New Roman" w:eastAsia="宋体" w:hAnsi="Times New Roman" w:cs="Times New Roman" w:hint="eastAsia"/>
          <w:sz w:val="21"/>
          <w:szCs w:val="21"/>
          <w:lang w:val="fr-FR"/>
        </w:rPr>
        <w:t>与</w:t>
      </w:r>
      <w:r w:rsidRPr="00AE2F29">
        <w:rPr>
          <w:rFonts w:ascii="Times New Roman" w:eastAsia="宋体" w:hAnsi="Times New Roman" w:cs="Times New Roman"/>
          <w:sz w:val="21"/>
          <w:szCs w:val="21"/>
          <w:lang w:val="fr-FR"/>
        </w:rPr>
        <w:t>效力；他可以通过战术、突袭或使用新式武器</w:t>
      </w:r>
      <w:r w:rsidR="00527A89">
        <w:rPr>
          <w:rFonts w:ascii="Times New Roman" w:eastAsia="宋体" w:hAnsi="Times New Roman" w:cs="Times New Roman" w:hint="eastAsia"/>
          <w:sz w:val="21"/>
          <w:szCs w:val="21"/>
          <w:lang w:val="fr-FR"/>
        </w:rPr>
        <w:t>等</w:t>
      </w:r>
      <w:r w:rsidRPr="00AE2F29">
        <w:rPr>
          <w:rFonts w:ascii="Times New Roman" w:eastAsia="宋体" w:hAnsi="Times New Roman" w:cs="Times New Roman"/>
          <w:sz w:val="21"/>
          <w:szCs w:val="21"/>
          <w:lang w:val="fr-FR"/>
        </w:rPr>
        <w:t>来</w:t>
      </w:r>
      <w:r w:rsidR="00527A89">
        <w:rPr>
          <w:rFonts w:ascii="Times New Roman" w:eastAsia="宋体" w:hAnsi="Times New Roman" w:cs="Times New Roman" w:hint="eastAsia"/>
          <w:sz w:val="21"/>
          <w:szCs w:val="21"/>
          <w:lang w:val="fr-FR"/>
        </w:rPr>
        <w:t>实现</w:t>
      </w:r>
      <w:r w:rsidRPr="00AE2F29">
        <w:rPr>
          <w:rFonts w:ascii="Times New Roman" w:eastAsia="宋体" w:hAnsi="Times New Roman" w:cs="Times New Roman"/>
          <w:sz w:val="21"/>
          <w:szCs w:val="21"/>
          <w:lang w:val="fr-FR"/>
        </w:rPr>
        <w:t>这一目的。不论是战争、政治、雄辩、艺术，还是教育，一切针对他人的行动，本质上都在于改变人们的</w:t>
      </w:r>
      <w:r w:rsidR="00070805">
        <w:rPr>
          <w:rFonts w:ascii="Times New Roman" w:eastAsia="宋体" w:hAnsi="Times New Roman" w:cs="Times New Roman" w:hint="eastAsia"/>
          <w:sz w:val="21"/>
          <w:szCs w:val="21"/>
          <w:lang w:val="fr-FR"/>
        </w:rPr>
        <w:t>读法</w:t>
      </w:r>
      <w:r w:rsidRPr="00AE2F29">
        <w:rPr>
          <w:rFonts w:ascii="Times New Roman" w:eastAsia="宋体" w:hAnsi="Times New Roman" w:cs="Times New Roman"/>
          <w:sz w:val="21"/>
          <w:szCs w:val="21"/>
          <w:lang w:val="fr-FR"/>
        </w:rPr>
        <w:t>。</w:t>
      </w:r>
    </w:p>
    <w:p w14:paraId="05D861FC" w14:textId="7A3EF84E" w:rsidR="00EA1B04" w:rsidRPr="00AE2F29" w:rsidRDefault="00EA1B04" w:rsidP="009900D1">
      <w:pPr>
        <w:spacing w:line="360" w:lineRule="auto"/>
        <w:ind w:firstLineChars="200" w:firstLine="420"/>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不论是对自己还是对他人采取行动，都涉及到两个问题：技术问题和价值问题。当这</w:t>
      </w:r>
      <w:r w:rsidRPr="00AE2F29">
        <w:rPr>
          <w:rFonts w:ascii="Times New Roman" w:eastAsia="宋体" w:hAnsi="Times New Roman" w:cs="Times New Roman"/>
          <w:sz w:val="21"/>
          <w:szCs w:val="21"/>
          <w:lang w:val="fr-FR"/>
        </w:rPr>
        <w:lastRenderedPageBreak/>
        <w:t>些文本藉字符的表象攫住我的灵魂，旋即弃我而去，遭到取代时，前后</w:t>
      </w:r>
      <w:r w:rsidR="005F26EA">
        <w:rPr>
          <w:rFonts w:ascii="Times New Roman" w:eastAsia="宋体" w:hAnsi="Times New Roman" w:cs="Times New Roman" w:hint="eastAsia"/>
          <w:sz w:val="21"/>
          <w:szCs w:val="21"/>
          <w:lang w:val="fr-FR"/>
        </w:rPr>
        <w:t>的</w:t>
      </w:r>
      <w:r w:rsidRPr="00AE2F29">
        <w:rPr>
          <w:rFonts w:ascii="Times New Roman" w:eastAsia="宋体" w:hAnsi="Times New Roman" w:cs="Times New Roman"/>
          <w:sz w:val="21"/>
          <w:szCs w:val="21"/>
          <w:lang w:val="fr-FR"/>
        </w:rPr>
        <w:t>文本孰优孰劣？后来者是否总是比前面的更加真实？我们要到哪里寻</w:t>
      </w:r>
      <w:r w:rsidR="005F26EA">
        <w:rPr>
          <w:rFonts w:ascii="Times New Roman" w:eastAsia="宋体" w:hAnsi="Times New Roman" w:cs="Times New Roman" w:hint="eastAsia"/>
          <w:sz w:val="21"/>
          <w:szCs w:val="21"/>
          <w:lang w:val="fr-FR"/>
        </w:rPr>
        <w:t>找</w:t>
      </w:r>
      <w:r w:rsidRPr="00AE2F29">
        <w:rPr>
          <w:rFonts w:ascii="Times New Roman" w:eastAsia="宋体" w:hAnsi="Times New Roman" w:cs="Times New Roman"/>
          <w:sz w:val="21"/>
          <w:szCs w:val="21"/>
          <w:lang w:val="fr-FR"/>
        </w:rPr>
        <w:t>标准？设想一个我们从未读</w:t>
      </w:r>
      <w:r w:rsidR="005F26EA">
        <w:rPr>
          <w:rFonts w:ascii="Times New Roman" w:eastAsia="宋体" w:hAnsi="Times New Roman" w:cs="Times New Roman" w:hint="eastAsia"/>
          <w:sz w:val="21"/>
          <w:szCs w:val="21"/>
          <w:lang w:val="fr-FR"/>
        </w:rPr>
        <w:t>过</w:t>
      </w:r>
      <w:r w:rsidRPr="00AE2F29">
        <w:rPr>
          <w:rFonts w:ascii="Times New Roman" w:eastAsia="宋体" w:hAnsi="Times New Roman" w:cs="Times New Roman"/>
          <w:sz w:val="21"/>
          <w:szCs w:val="21"/>
          <w:lang w:val="fr-FR"/>
        </w:rPr>
        <w:t>的</w:t>
      </w:r>
      <w:r w:rsidR="005F26EA">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真文本</w:t>
      </w:r>
      <w:r w:rsidR="005F26EA">
        <w:rPr>
          <w:rFonts w:ascii="Times New Roman" w:eastAsia="宋体" w:hAnsi="Times New Roman" w:cs="Times New Roman"/>
          <w:sz w:val="21"/>
          <w:szCs w:val="21"/>
          <w:lang w:val="fr-FR"/>
        </w:rPr>
        <w:t> </w:t>
      </w:r>
      <w:r w:rsidR="005F26EA">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，就是在设想这一文本的读者，也即上帝，但矛盾随之而来，</w:t>
      </w:r>
      <w:r w:rsidR="0079706E" w:rsidRPr="00AE2F29">
        <w:rPr>
          <w:rFonts w:ascii="Times New Roman" w:eastAsia="宋体" w:hAnsi="Times New Roman" w:cs="Times New Roman"/>
          <w:sz w:val="21"/>
          <w:szCs w:val="21"/>
          <w:lang w:val="fr-FR"/>
        </w:rPr>
        <w:t>我们</w:t>
      </w:r>
      <w:r w:rsidRPr="00AE2F29">
        <w:rPr>
          <w:rFonts w:ascii="Times New Roman" w:eastAsia="宋体" w:hAnsi="Times New Roman" w:cs="Times New Roman"/>
          <w:sz w:val="21"/>
          <w:szCs w:val="21"/>
          <w:lang w:val="fr-FR"/>
        </w:rPr>
        <w:t>无法将阅读的概念应用</w:t>
      </w:r>
      <w:r w:rsidR="00882826">
        <w:rPr>
          <w:rFonts w:ascii="Times New Roman" w:eastAsia="宋体" w:hAnsi="Times New Roman" w:cs="Times New Roman" w:hint="eastAsia"/>
          <w:sz w:val="21"/>
          <w:szCs w:val="21"/>
          <w:lang w:val="fr-FR"/>
        </w:rPr>
        <w:t>在</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上帝</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这一观念中的存在。更何况，即</w:t>
      </w:r>
      <w:r w:rsidR="00882826">
        <w:rPr>
          <w:rFonts w:ascii="Times New Roman" w:eastAsia="宋体" w:hAnsi="Times New Roman" w:cs="Times New Roman" w:hint="eastAsia"/>
          <w:sz w:val="21"/>
          <w:szCs w:val="21"/>
          <w:lang w:val="fr-FR"/>
        </w:rPr>
        <w:t>便</w:t>
      </w:r>
      <w:r w:rsidR="0079706E" w:rsidRPr="00AE2F29">
        <w:rPr>
          <w:rFonts w:ascii="Times New Roman" w:eastAsia="宋体" w:hAnsi="Times New Roman" w:cs="Times New Roman"/>
          <w:sz w:val="21"/>
          <w:szCs w:val="21"/>
          <w:lang w:val="fr-FR"/>
        </w:rPr>
        <w:t>我们</w:t>
      </w:r>
      <w:r w:rsidRPr="00AE2F29">
        <w:rPr>
          <w:rFonts w:ascii="Times New Roman" w:eastAsia="宋体" w:hAnsi="Times New Roman" w:cs="Times New Roman"/>
          <w:sz w:val="21"/>
          <w:szCs w:val="21"/>
          <w:lang w:val="fr-FR"/>
        </w:rPr>
        <w:t>能</w:t>
      </w:r>
      <w:r w:rsidR="00882826">
        <w:rPr>
          <w:rFonts w:ascii="Times New Roman" w:eastAsia="宋体" w:hAnsi="Times New Roman" w:cs="Times New Roman" w:hint="eastAsia"/>
          <w:sz w:val="21"/>
          <w:szCs w:val="21"/>
          <w:lang w:val="fr-FR"/>
        </w:rPr>
        <w:t>够</w:t>
      </w:r>
      <w:r w:rsidRPr="00AE2F29">
        <w:rPr>
          <w:rFonts w:ascii="Times New Roman" w:eastAsia="宋体" w:hAnsi="Times New Roman" w:cs="Times New Roman"/>
          <w:sz w:val="21"/>
          <w:szCs w:val="21"/>
          <w:lang w:val="fr-FR"/>
        </w:rPr>
        <w:t>做到这点，它也仍然无法让</w:t>
      </w:r>
      <w:r w:rsidR="0079706E" w:rsidRPr="00AE2F29">
        <w:rPr>
          <w:rFonts w:ascii="Times New Roman" w:eastAsia="宋体" w:hAnsi="Times New Roman" w:cs="Times New Roman"/>
          <w:sz w:val="21"/>
          <w:szCs w:val="21"/>
          <w:lang w:val="fr-FR"/>
        </w:rPr>
        <w:t>我们</w:t>
      </w:r>
      <w:r w:rsidRPr="00AE2F29">
        <w:rPr>
          <w:rFonts w:ascii="Times New Roman" w:eastAsia="宋体" w:hAnsi="Times New Roman" w:cs="Times New Roman"/>
          <w:sz w:val="21"/>
          <w:szCs w:val="21"/>
          <w:lang w:val="fr-FR"/>
        </w:rPr>
        <w:t>根据价值等级对我所读的文本</w:t>
      </w:r>
      <w:r w:rsidR="0079706E">
        <w:rPr>
          <w:rFonts w:ascii="Times New Roman" w:eastAsia="宋体" w:hAnsi="Times New Roman" w:cs="Times New Roman" w:hint="eastAsia"/>
          <w:sz w:val="21"/>
          <w:szCs w:val="21"/>
          <w:lang w:val="fr-FR"/>
        </w:rPr>
        <w:t>做出</w:t>
      </w:r>
      <w:r w:rsidRPr="00AE2F29">
        <w:rPr>
          <w:rFonts w:ascii="Times New Roman" w:eastAsia="宋体" w:hAnsi="Times New Roman" w:cs="Times New Roman"/>
          <w:sz w:val="21"/>
          <w:szCs w:val="21"/>
          <w:lang w:val="fr-FR"/>
        </w:rPr>
        <w:t>排序。</w:t>
      </w:r>
    </w:p>
    <w:p w14:paraId="5933B033" w14:textId="6F0140F4" w:rsidR="00EA1B04" w:rsidRPr="00AE2F29" w:rsidRDefault="00EA1B04" w:rsidP="009900D1">
      <w:pPr>
        <w:spacing w:line="360" w:lineRule="auto"/>
        <w:ind w:firstLineChars="200" w:firstLine="420"/>
        <w:rPr>
          <w:rFonts w:ascii="Times New Roman" w:hAnsi="Times New Roman" w:cs="Times New Roman"/>
          <w:sz w:val="21"/>
          <w:szCs w:val="21"/>
          <w:lang w:val="fr-FR"/>
        </w:rPr>
      </w:pPr>
      <w:r w:rsidRPr="00AE2F29">
        <w:rPr>
          <w:rFonts w:ascii="Times New Roman" w:eastAsia="宋体" w:hAnsi="Times New Roman" w:cs="Times New Roman"/>
          <w:sz w:val="21"/>
          <w:szCs w:val="21"/>
          <w:lang w:val="fr-FR"/>
        </w:rPr>
        <w:t>但这一设问</w:t>
      </w:r>
      <w:r w:rsidR="00D41433">
        <w:rPr>
          <w:rFonts w:ascii="Times New Roman" w:eastAsia="宋体" w:hAnsi="Times New Roman" w:cs="Times New Roman" w:hint="eastAsia"/>
          <w:sz w:val="21"/>
          <w:szCs w:val="21"/>
          <w:lang w:val="fr-FR"/>
        </w:rPr>
        <w:t>仍然</w:t>
      </w:r>
      <w:r w:rsidRPr="00AE2F29">
        <w:rPr>
          <w:rFonts w:ascii="Times New Roman" w:eastAsia="宋体" w:hAnsi="Times New Roman" w:cs="Times New Roman"/>
          <w:sz w:val="21"/>
          <w:szCs w:val="21"/>
          <w:lang w:val="fr-FR"/>
        </w:rPr>
        <w:t>值得深思。因为当它被</w:t>
      </w:r>
      <w:proofErr w:type="gramStart"/>
      <w:r w:rsidRPr="00AE2F29">
        <w:rPr>
          <w:rFonts w:ascii="Times New Roman" w:eastAsia="宋体" w:hAnsi="Times New Roman" w:cs="Times New Roman"/>
          <w:sz w:val="21"/>
          <w:szCs w:val="21"/>
          <w:lang w:val="fr-FR"/>
        </w:rPr>
        <w:t>如此提出</w:t>
      </w:r>
      <w:proofErr w:type="gramEnd"/>
      <w:r w:rsidRPr="00AE2F29">
        <w:rPr>
          <w:rFonts w:ascii="Times New Roman" w:eastAsia="宋体" w:hAnsi="Times New Roman" w:cs="Times New Roman"/>
          <w:sz w:val="21"/>
          <w:szCs w:val="21"/>
          <w:lang w:val="fr-FR"/>
        </w:rPr>
        <w:t>时，便将所有可能的价值问题一并呈现了出来。一个人正被侵吞一笔款项的念头诱惑，他不会仅仅因为读过《纯粹理性批判》就放弃这</w:t>
      </w:r>
      <w:r w:rsidR="006D768D">
        <w:rPr>
          <w:rFonts w:ascii="Times New Roman" w:eastAsia="宋体" w:hAnsi="Times New Roman" w:cs="Times New Roman" w:hint="eastAsia"/>
          <w:sz w:val="21"/>
          <w:szCs w:val="21"/>
          <w:lang w:val="fr-FR"/>
        </w:rPr>
        <w:t>个念头</w:t>
      </w:r>
      <w:r w:rsidRPr="00AE2F29">
        <w:rPr>
          <w:rFonts w:ascii="Times New Roman" w:eastAsia="宋体" w:hAnsi="Times New Roman" w:cs="Times New Roman"/>
          <w:sz w:val="21"/>
          <w:szCs w:val="21"/>
          <w:lang w:val="fr-FR"/>
        </w:rPr>
        <w:t>；他之所以放弃，甚至可能不得不违背己愿地放弃，是因为那笔款项的样子似乎在</w:t>
      </w:r>
      <w:r w:rsidR="00886443">
        <w:rPr>
          <w:rFonts w:ascii="Times New Roman" w:eastAsia="宋体" w:hAnsi="Times New Roman" w:cs="Times New Roman" w:hint="eastAsia"/>
          <w:sz w:val="21"/>
          <w:szCs w:val="21"/>
          <w:lang w:val="fr-FR"/>
        </w:rPr>
        <w:t>向</w:t>
      </w:r>
      <w:r w:rsidRPr="00AE2F29">
        <w:rPr>
          <w:rFonts w:ascii="Times New Roman" w:eastAsia="宋体" w:hAnsi="Times New Roman" w:cs="Times New Roman"/>
          <w:sz w:val="21"/>
          <w:szCs w:val="21"/>
          <w:lang w:val="fr-FR"/>
        </w:rPr>
        <w:t>他呼喊</w:t>
      </w:r>
      <w:r w:rsidR="00C57086">
        <w:rPr>
          <w:rFonts w:ascii="Times New Roman" w:eastAsia="宋体" w:hAnsi="Times New Roman" w:cs="Times New Roman" w:hint="eastAsia"/>
          <w:sz w:val="21"/>
          <w:szCs w:val="21"/>
          <w:lang w:val="fr-FR"/>
        </w:rPr>
        <w:t>着</w:t>
      </w:r>
      <w:r w:rsidR="00886443">
        <w:rPr>
          <w:rFonts w:ascii="Times New Roman" w:eastAsia="宋体" w:hAnsi="Times New Roman" w:cs="Times New Roman" w:hint="eastAsia"/>
          <w:sz w:val="21"/>
          <w:szCs w:val="21"/>
          <w:lang w:val="fr-FR"/>
        </w:rPr>
        <w:t>“你必须将我归还”</w:t>
      </w:r>
      <w:r w:rsidRPr="00AE2F29">
        <w:rPr>
          <w:rFonts w:ascii="Times New Roman" w:eastAsia="宋体" w:hAnsi="Times New Roman" w:cs="Times New Roman"/>
          <w:sz w:val="21"/>
          <w:szCs w:val="21"/>
          <w:lang w:val="fr-FR"/>
        </w:rPr>
        <w:t>。每个人都经历过类似的状态，明明想做坏事，却做不到。另</w:t>
      </w:r>
      <w:r w:rsidR="00C57086">
        <w:rPr>
          <w:rFonts w:ascii="Times New Roman" w:eastAsia="宋体" w:hAnsi="Times New Roman" w:cs="Times New Roman" w:hint="eastAsia"/>
          <w:sz w:val="21"/>
          <w:szCs w:val="21"/>
          <w:lang w:val="fr-FR"/>
        </w:rPr>
        <w:t>一些</w:t>
      </w:r>
      <w:r w:rsidRPr="00AE2F29">
        <w:rPr>
          <w:rFonts w:ascii="Times New Roman" w:eastAsia="宋体" w:hAnsi="Times New Roman" w:cs="Times New Roman"/>
          <w:sz w:val="21"/>
          <w:szCs w:val="21"/>
          <w:lang w:val="fr-FR"/>
        </w:rPr>
        <w:t>时候，想要做些好事，</w:t>
      </w:r>
      <w:r w:rsidR="00C57086">
        <w:rPr>
          <w:rFonts w:ascii="Times New Roman" w:eastAsia="宋体" w:hAnsi="Times New Roman" w:cs="Times New Roman" w:hint="eastAsia"/>
          <w:sz w:val="21"/>
          <w:szCs w:val="21"/>
          <w:lang w:val="fr-FR"/>
        </w:rPr>
        <w:t>却</w:t>
      </w:r>
      <w:r w:rsidRPr="00AE2F29">
        <w:rPr>
          <w:rFonts w:ascii="Times New Roman" w:eastAsia="宋体" w:hAnsi="Times New Roman" w:cs="Times New Roman"/>
          <w:sz w:val="21"/>
          <w:szCs w:val="21"/>
          <w:lang w:val="fr-FR"/>
        </w:rPr>
        <w:t>也做不到。应当设问：从这笔款项中读出将其归还的人是否要比在同样的表象中读出</w:t>
      </w:r>
      <w:r w:rsidR="00856E16">
        <w:rPr>
          <w:rFonts w:ascii="Times New Roman" w:eastAsia="宋体" w:hAnsi="Times New Roman" w:cs="Times New Roman" w:hint="eastAsia"/>
          <w:sz w:val="21"/>
          <w:szCs w:val="21"/>
          <w:lang w:val="fr-FR"/>
        </w:rPr>
        <w:t>将</w:t>
      </w:r>
      <w:proofErr w:type="gramStart"/>
      <w:r w:rsidR="00856E16">
        <w:rPr>
          <w:rFonts w:ascii="Times New Roman" w:eastAsia="宋体" w:hAnsi="Times New Roman" w:cs="Times New Roman" w:hint="eastAsia"/>
          <w:sz w:val="21"/>
          <w:szCs w:val="21"/>
          <w:lang w:val="fr-FR"/>
        </w:rPr>
        <w:t>其</w:t>
      </w:r>
      <w:r w:rsidRPr="00AE2F29">
        <w:rPr>
          <w:rFonts w:ascii="Times New Roman" w:eastAsia="宋体" w:hAnsi="Times New Roman" w:cs="Times New Roman"/>
          <w:sz w:val="21"/>
          <w:szCs w:val="21"/>
          <w:lang w:val="fr-FR"/>
        </w:rPr>
        <w:t>吞以</w:t>
      </w:r>
      <w:proofErr w:type="gramEnd"/>
      <w:r w:rsidRPr="00AE2F29">
        <w:rPr>
          <w:rFonts w:ascii="Times New Roman" w:eastAsia="宋体" w:hAnsi="Times New Roman" w:cs="Times New Roman"/>
          <w:sz w:val="21"/>
          <w:szCs w:val="21"/>
          <w:lang w:val="fr-FR"/>
        </w:rPr>
        <w:t>满足私欲的人更好。而后继续追问这种判断的标准，追问什么技术</w:t>
      </w:r>
      <w:r w:rsidR="004F105E">
        <w:rPr>
          <w:rFonts w:ascii="Times New Roman" w:eastAsia="宋体" w:hAnsi="Times New Roman" w:cs="Times New Roman"/>
          <w:sz w:val="21"/>
          <w:szCs w:val="21"/>
          <w:lang w:val="fr-FR"/>
        </w:rPr>
        <w:t>能</w:t>
      </w:r>
      <w:r w:rsidR="004F105E">
        <w:rPr>
          <w:rFonts w:ascii="Times New Roman" w:eastAsia="宋体" w:hAnsi="Times New Roman" w:cs="Times New Roman" w:hint="eastAsia"/>
          <w:sz w:val="21"/>
          <w:szCs w:val="21"/>
          <w:lang w:val="fr-FR"/>
        </w:rPr>
        <w:t>让</w:t>
      </w:r>
      <w:r w:rsidRPr="00AE2F29">
        <w:rPr>
          <w:rFonts w:ascii="Times New Roman" w:eastAsia="宋体" w:hAnsi="Times New Roman" w:cs="Times New Roman"/>
          <w:sz w:val="21"/>
          <w:szCs w:val="21"/>
          <w:lang w:val="fr-FR"/>
        </w:rPr>
        <w:t>人从一种读法切换到另一种。这比单纯设问</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是侵吞还是归还更好</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要具体得多。另一方面，这样围绕阅读概念提出的价值问题，把真、美和善联系（</w:t>
      </w:r>
      <w:r w:rsidRPr="00AE2F29">
        <w:rPr>
          <w:rFonts w:ascii="Times New Roman" w:hAnsi="Times New Roman" w:cs="Times New Roman"/>
          <w:sz w:val="21"/>
          <w:szCs w:val="21"/>
          <w:lang w:val="fr-FR"/>
        </w:rPr>
        <w:t>rapport</w:t>
      </w:r>
      <w:r w:rsidRPr="00AE2F29">
        <w:rPr>
          <w:rFonts w:ascii="Times New Roman" w:eastAsia="宋体" w:hAnsi="Times New Roman" w:cs="Times New Roman"/>
          <w:sz w:val="21"/>
          <w:szCs w:val="21"/>
          <w:lang w:val="fr-FR"/>
        </w:rPr>
        <w:t>）</w:t>
      </w:r>
      <w:r w:rsidRPr="00AE2F29">
        <w:rPr>
          <w:rStyle w:val="af4"/>
          <w:rFonts w:ascii="Times New Roman" w:eastAsia="宋体" w:hAnsi="Times New Roman" w:cs="Times New Roman"/>
          <w:sz w:val="21"/>
          <w:szCs w:val="21"/>
          <w:lang w:val="fr-FR"/>
        </w:rPr>
        <w:footnoteReference w:id="14"/>
      </w:r>
      <w:r w:rsidRPr="00AE2F29">
        <w:rPr>
          <w:rFonts w:ascii="Times New Roman" w:eastAsia="宋体" w:hAnsi="Times New Roman" w:cs="Times New Roman"/>
          <w:sz w:val="21"/>
          <w:szCs w:val="21"/>
          <w:lang w:val="fr-FR"/>
        </w:rPr>
        <w:t>在了一起，令三者不可分割。或许</w:t>
      </w:r>
      <w:r w:rsidR="004F105E">
        <w:rPr>
          <w:rFonts w:ascii="Times New Roman" w:eastAsia="宋体" w:hAnsi="Times New Roman" w:cs="Times New Roman" w:hint="eastAsia"/>
          <w:sz w:val="21"/>
          <w:szCs w:val="21"/>
          <w:lang w:val="fr-FR"/>
        </w:rPr>
        <w:t>也</w:t>
      </w:r>
      <w:r w:rsidRPr="00AE2F29">
        <w:rPr>
          <w:rFonts w:ascii="Times New Roman" w:eastAsia="宋体" w:hAnsi="Times New Roman" w:cs="Times New Roman"/>
          <w:sz w:val="21"/>
          <w:szCs w:val="21"/>
          <w:lang w:val="fr-FR"/>
        </w:rPr>
        <w:t>正是从此出发，三者间神秘的亲缘关系才略得揭示。我们既不能将三者思为同一，也不能将三者思为分离。</w:t>
      </w:r>
      <w:r w:rsidR="008C072A">
        <w:rPr>
          <w:rStyle w:val="af4"/>
          <w:rFonts w:ascii="Times New Roman" w:eastAsia="宋体" w:hAnsi="Times New Roman" w:cs="Times New Roman"/>
          <w:sz w:val="21"/>
          <w:szCs w:val="21"/>
          <w:lang w:val="fr-FR"/>
        </w:rPr>
        <w:footnoteReference w:id="15"/>
      </w:r>
    </w:p>
    <w:p w14:paraId="2EFB8273" w14:textId="77777777" w:rsidR="00EA1B04" w:rsidRPr="00AE2F29" w:rsidRDefault="00EA1B04" w:rsidP="009900D1">
      <w:pPr>
        <w:spacing w:line="360" w:lineRule="auto"/>
        <w:rPr>
          <w:rFonts w:ascii="Times New Roman" w:hAnsi="Times New Roman" w:cs="Times New Roman"/>
          <w:sz w:val="21"/>
          <w:szCs w:val="21"/>
          <w:lang w:val="fr-FR"/>
        </w:rPr>
      </w:pPr>
    </w:p>
    <w:p w14:paraId="41B8EC26" w14:textId="77777777" w:rsidR="00AC13AF" w:rsidRPr="00AE2F29" w:rsidRDefault="00AC13AF" w:rsidP="009900D1">
      <w:pPr>
        <w:spacing w:after="0" w:line="360" w:lineRule="auto"/>
        <w:jc w:val="both"/>
        <w:rPr>
          <w:rFonts w:ascii="Times New Roman" w:eastAsia="宋体" w:hAnsi="Times New Roman" w:cs="Times New Roman"/>
          <w:sz w:val="20"/>
          <w:szCs w:val="20"/>
          <w:lang w:val="fr-FR"/>
          <w14:ligatures w14:val="none"/>
        </w:rPr>
      </w:pPr>
    </w:p>
    <w:p w14:paraId="3B5A1569" w14:textId="478BB6EB" w:rsidR="00403894" w:rsidRPr="00AE2F29" w:rsidRDefault="006B5E3B" w:rsidP="009900D1">
      <w:pPr>
        <w:pStyle w:val="1"/>
        <w:spacing w:line="360" w:lineRule="auto"/>
        <w:rPr>
          <w:rFonts w:ascii="宋体" w:eastAsia="宋体" w:hAnsi="宋体" w:hint="eastAsia"/>
          <w:color w:val="auto"/>
          <w:sz w:val="21"/>
          <w:szCs w:val="21"/>
          <w:lang w:val="fr-FR"/>
        </w:rPr>
      </w:pPr>
      <w:bookmarkStart w:id="6" w:name="_Toc198218925"/>
      <w:r w:rsidRPr="00AE2F29">
        <w:rPr>
          <w:rFonts w:ascii="宋体" w:eastAsia="宋体" w:hAnsi="宋体"/>
          <w:color w:val="auto"/>
          <w:sz w:val="21"/>
          <w:szCs w:val="21"/>
          <w:lang w:val="fr-FR"/>
        </w:rPr>
        <w:t>道德与文学</w:t>
      </w:r>
      <w:r w:rsidR="007A161E">
        <w:rPr>
          <w:rStyle w:val="af4"/>
          <w:rFonts w:ascii="宋体" w:eastAsia="宋体" w:hAnsi="宋体" w:hint="eastAsia"/>
          <w:color w:val="auto"/>
          <w:sz w:val="21"/>
          <w:szCs w:val="21"/>
          <w:lang w:val="fr-FR"/>
        </w:rPr>
        <w:footnoteReference w:id="16"/>
      </w:r>
      <w:bookmarkEnd w:id="6"/>
    </w:p>
    <w:p w14:paraId="48AC5BFF" w14:textId="7561E499" w:rsidR="0083524F" w:rsidRDefault="00403894"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eastAsia="zh-Hans"/>
          <w14:ligatures w14:val="none"/>
        </w:rPr>
        <w:t>[</w:t>
      </w:r>
      <w:r w:rsidRPr="00AE2F29">
        <w:rPr>
          <w:rFonts w:ascii="Times New Roman" w:eastAsia="宋体" w:hAnsi="Times New Roman" w:cs="Times New Roman"/>
          <w:sz w:val="21"/>
          <w:szCs w:val="21"/>
          <w:lang w:val="fr-FR" w:eastAsia="zh-Hans"/>
          <w14:ligatures w14:val="none"/>
        </w:rPr>
        <w:t>译按</w:t>
      </w:r>
      <w:r w:rsidRPr="00AE2F29">
        <w:rPr>
          <w:rFonts w:ascii="Times New Roman" w:eastAsia="宋体" w:hAnsi="Times New Roman" w:cs="Times New Roman"/>
          <w:sz w:val="21"/>
          <w:szCs w:val="21"/>
          <w:lang w:val="fr-FR" w:eastAsia="zh-Hans"/>
          <w14:ligatures w14:val="none"/>
        </w:rPr>
        <w:t>]</w:t>
      </w:r>
      <w:r w:rsidRPr="00AE2F29">
        <w:rPr>
          <w:rFonts w:ascii="Times New Roman" w:eastAsia="宋体" w:hAnsi="Times New Roman" w:cs="Times New Roman"/>
          <w:sz w:val="21"/>
          <w:szCs w:val="21"/>
          <w:lang w:val="fr-FR"/>
          <w14:ligatures w14:val="none"/>
        </w:rPr>
        <w:t>1940-1941</w:t>
      </w:r>
      <w:r w:rsidRPr="00AE2F29">
        <w:rPr>
          <w:rFonts w:ascii="Times New Roman" w:eastAsia="宋体" w:hAnsi="Times New Roman" w:cs="Times New Roman"/>
          <w:sz w:val="21"/>
          <w:szCs w:val="21"/>
          <w:lang w:val="fr-FR"/>
          <w14:ligatures w14:val="none"/>
        </w:rPr>
        <w:t>年，马赛文学杂志</w:t>
      </w:r>
      <w:bookmarkStart w:id="7" w:name="_Hlk131443824"/>
      <w:r w:rsidRPr="00AE2F29">
        <w:rPr>
          <w:rFonts w:ascii="Times New Roman" w:eastAsia="宋体" w:hAnsi="Times New Roman" w:cs="Times New Roman"/>
          <w:i/>
          <w:iCs/>
          <w:sz w:val="21"/>
          <w:szCs w:val="21"/>
          <w:lang w:val="fr-FR"/>
          <w14:ligatures w14:val="none"/>
        </w:rPr>
        <w:t>Cahiers du Sud</w:t>
      </w:r>
      <w:bookmarkEnd w:id="7"/>
      <w:r w:rsidRPr="00AE2F29">
        <w:rPr>
          <w:rFonts w:ascii="Times New Roman" w:eastAsia="宋体" w:hAnsi="Times New Roman" w:cs="Times New Roman"/>
          <w:sz w:val="21"/>
          <w:szCs w:val="21"/>
          <w:vertAlign w:val="superscript"/>
          <w:lang w:val="fr-FR"/>
          <w14:ligatures w14:val="none"/>
        </w:rPr>
        <w:footnoteReference w:id="17"/>
      </w:r>
      <w:r w:rsidRPr="00AE2F29">
        <w:rPr>
          <w:rFonts w:ascii="Times New Roman" w:eastAsia="宋体" w:hAnsi="Times New Roman" w:cs="Times New Roman"/>
          <w:sz w:val="21"/>
          <w:szCs w:val="21"/>
          <w:lang w:val="fr-FR"/>
          <w14:ligatures w14:val="none"/>
        </w:rPr>
        <w:t>发表了法国诗人、诗歌评论家格罗斯（</w:t>
      </w:r>
      <w:r w:rsidRPr="00AE2F29">
        <w:rPr>
          <w:rFonts w:ascii="Times New Roman" w:eastAsia="宋体" w:hAnsi="Times New Roman" w:cs="Times New Roman"/>
          <w:sz w:val="21"/>
          <w:szCs w:val="21"/>
          <w:lang w:val="fr-FR"/>
          <w14:ligatures w14:val="none"/>
        </w:rPr>
        <w:t>Léon-Gabriel Gros</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1905-1985</w:t>
      </w:r>
      <w:r w:rsidRPr="00AE2F29">
        <w:rPr>
          <w:rFonts w:ascii="Times New Roman" w:eastAsia="宋体" w:hAnsi="Times New Roman" w:cs="Times New Roman"/>
          <w:sz w:val="21"/>
          <w:szCs w:val="21"/>
          <w:lang w:val="fr-FR"/>
          <w14:ligatures w14:val="none"/>
        </w:rPr>
        <w:t>）的一系列专栏文章，旨在驳斥维希政府关于</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作家对国家的灾难负有责任</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的准官方论调，以及自由区的一些年轻期刊的态度。这些文章激起了知</w:t>
      </w:r>
      <w:r w:rsidRPr="00AE2F29">
        <w:rPr>
          <w:rFonts w:ascii="Times New Roman" w:eastAsia="宋体" w:hAnsi="Times New Roman" w:cs="Times New Roman"/>
          <w:sz w:val="21"/>
          <w:szCs w:val="21"/>
          <w:lang w:val="fr-FR"/>
          <w14:ligatures w14:val="none"/>
        </w:rPr>
        <w:lastRenderedPageBreak/>
        <w:t>识界广泛的讨论，而</w:t>
      </w:r>
      <w:proofErr w:type="gramStart"/>
      <w:r w:rsidRPr="00AE2F29">
        <w:rPr>
          <w:rFonts w:ascii="Times New Roman" w:eastAsia="宋体" w:hAnsi="Times New Roman" w:cs="Times New Roman"/>
          <w:sz w:val="21"/>
          <w:szCs w:val="21"/>
          <w:lang w:val="fr-FR"/>
          <w14:ligatures w14:val="none"/>
        </w:rPr>
        <w:t>薇依此时</w:t>
      </w:r>
      <w:proofErr w:type="gramEnd"/>
      <w:r w:rsidRPr="00AE2F29">
        <w:rPr>
          <w:rFonts w:ascii="Times New Roman" w:eastAsia="宋体" w:hAnsi="Times New Roman" w:cs="Times New Roman"/>
          <w:sz w:val="21"/>
          <w:szCs w:val="21"/>
          <w:lang w:val="fr-FR"/>
          <w14:ligatures w14:val="none"/>
        </w:rPr>
        <w:t>也正在关注价值问题，于是，她在</w:t>
      </w:r>
      <w:r w:rsidRPr="00AE2F29">
        <w:rPr>
          <w:rFonts w:ascii="Times New Roman" w:eastAsia="宋体" w:hAnsi="Times New Roman" w:cs="Times New Roman"/>
          <w:sz w:val="21"/>
          <w:szCs w:val="21"/>
          <w:lang w:val="fr-FR"/>
          <w14:ligatures w14:val="none"/>
        </w:rPr>
        <w:t>1941</w:t>
      </w:r>
      <w:r w:rsidRPr="00AE2F29">
        <w:rPr>
          <w:rFonts w:ascii="Times New Roman" w:eastAsia="宋体" w:hAnsi="Times New Roman" w:cs="Times New Roman"/>
          <w:sz w:val="21"/>
          <w:szCs w:val="21"/>
          <w:lang w:val="fr-FR"/>
          <w14:ligatures w14:val="none"/>
        </w:rPr>
        <w:t>年向该杂志投递了两篇文稿，以自己独特的方式参与了这场争论。</w:t>
      </w:r>
      <w:r w:rsidR="00175535" w:rsidRPr="00AE2F29">
        <w:rPr>
          <w:rFonts w:ascii="Times New Roman" w:eastAsia="宋体" w:hAnsi="Times New Roman" w:cs="Times New Roman"/>
          <w:sz w:val="21"/>
          <w:szCs w:val="21"/>
          <w:lang w:val="fr-FR"/>
          <w14:ligatures w14:val="none"/>
        </w:rPr>
        <w:t>《道德与文学》</w:t>
      </w:r>
      <w:r w:rsidR="009900D1" w:rsidRPr="00AE2F29">
        <w:rPr>
          <w:rFonts w:ascii="Times New Roman" w:eastAsia="宋体" w:hAnsi="Times New Roman" w:cs="Times New Roman"/>
          <w:sz w:val="21"/>
          <w:szCs w:val="21"/>
          <w:lang w:val="fr-FR"/>
          <w14:ligatures w14:val="none"/>
        </w:rPr>
        <w:t>（</w:t>
      </w:r>
      <w:r w:rsidR="009900D1" w:rsidRPr="00AE2F29">
        <w:rPr>
          <w:rFonts w:ascii="Times New Roman" w:eastAsia="宋体" w:hAnsi="Times New Roman" w:cs="Times New Roman"/>
          <w:i/>
          <w:iCs/>
          <w:sz w:val="21"/>
          <w:szCs w:val="21"/>
          <w:lang w:val="fr-FR"/>
          <w14:ligatures w14:val="none"/>
        </w:rPr>
        <w:t>Morale et littérature</w:t>
      </w:r>
      <w:r w:rsidR="009900D1" w:rsidRPr="00AE2F29">
        <w:rPr>
          <w:rFonts w:ascii="Times New Roman" w:eastAsia="宋体" w:hAnsi="Times New Roman" w:cs="Times New Roman"/>
          <w:sz w:val="21"/>
          <w:szCs w:val="21"/>
          <w:lang w:val="fr-FR"/>
          <w14:ligatures w14:val="none"/>
        </w:rPr>
        <w:t>）</w:t>
      </w:r>
      <w:r w:rsidR="00175535" w:rsidRPr="00AE2F29">
        <w:rPr>
          <w:rFonts w:ascii="Times New Roman" w:eastAsia="宋体" w:hAnsi="Times New Roman" w:cs="Times New Roman"/>
          <w:sz w:val="21"/>
          <w:szCs w:val="21"/>
          <w:lang w:val="fr-FR"/>
          <w14:ligatures w14:val="none"/>
        </w:rPr>
        <w:t>即是其中之一。</w:t>
      </w:r>
    </w:p>
    <w:p w14:paraId="41A2C2FD" w14:textId="5BCC5381" w:rsidR="00403894" w:rsidRPr="00AE2F29" w:rsidRDefault="00926949"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此处译文</w:t>
      </w:r>
      <w:r w:rsidR="00403894" w:rsidRPr="00AE2F29">
        <w:rPr>
          <w:rFonts w:ascii="Times New Roman" w:eastAsia="宋体" w:hAnsi="Times New Roman" w:cs="Times New Roman"/>
          <w:sz w:val="21"/>
          <w:szCs w:val="21"/>
          <w:lang w:val="fr-FR"/>
          <w14:ligatures w14:val="none"/>
        </w:rPr>
        <w:t>最初转译</w:t>
      </w:r>
      <w:r w:rsidRPr="00AE2F29">
        <w:rPr>
          <w:rFonts w:ascii="Times New Roman" w:eastAsia="宋体" w:hAnsi="Times New Roman" w:cs="Times New Roman"/>
          <w:sz w:val="21"/>
          <w:szCs w:val="21"/>
          <w:lang w:val="fr-FR"/>
          <w14:ligatures w14:val="none"/>
        </w:rPr>
        <w:t>自</w:t>
      </w:r>
      <w:r w:rsidR="00AC181C" w:rsidRPr="00AE2F29">
        <w:rPr>
          <w:rFonts w:ascii="Times New Roman" w:eastAsia="宋体" w:hAnsi="Times New Roman" w:cs="Times New Roman"/>
          <w:sz w:val="21"/>
          <w:szCs w:val="21"/>
          <w:lang w:val="fr-FR"/>
        </w:rPr>
        <w:t>Eric O. Springsted</w:t>
      </w:r>
      <w:r w:rsidR="00AC181C" w:rsidRPr="00AE2F29">
        <w:rPr>
          <w:rFonts w:ascii="Times New Roman" w:eastAsia="宋体" w:hAnsi="Times New Roman" w:cs="Times New Roman"/>
          <w:sz w:val="21"/>
          <w:szCs w:val="21"/>
          <w:lang w:val="fr-FR"/>
        </w:rPr>
        <w:t>与</w:t>
      </w:r>
      <w:r w:rsidR="00AC181C" w:rsidRPr="00AE2F29">
        <w:rPr>
          <w:rFonts w:ascii="Times New Roman" w:eastAsia="宋体" w:hAnsi="Times New Roman" w:cs="Times New Roman"/>
          <w:sz w:val="21"/>
          <w:szCs w:val="21"/>
          <w:lang w:val="fr-FR"/>
        </w:rPr>
        <w:t>Lawrence E. Schmidt</w:t>
      </w:r>
      <w:r w:rsidR="00AC181C" w:rsidRPr="00AE2F29">
        <w:rPr>
          <w:rFonts w:ascii="Times New Roman" w:eastAsia="宋体" w:hAnsi="Times New Roman" w:cs="Times New Roman"/>
          <w:sz w:val="21"/>
          <w:szCs w:val="21"/>
          <w:lang w:val="fr-FR"/>
        </w:rPr>
        <w:t>合译的英译本（</w:t>
      </w:r>
      <w:r w:rsidR="00AC181C" w:rsidRPr="00AE2F29">
        <w:rPr>
          <w:rFonts w:ascii="Times New Roman" w:eastAsia="宋体" w:hAnsi="Times New Roman" w:cs="Times New Roman"/>
          <w:i/>
          <w:iCs/>
          <w:sz w:val="21"/>
          <w:szCs w:val="21"/>
          <w:lang w:val="fr-FR"/>
        </w:rPr>
        <w:t>Late Philosophical Writings</w:t>
      </w:r>
      <w:r w:rsidR="00AC181C" w:rsidRPr="00AE2F29">
        <w:rPr>
          <w:rFonts w:ascii="Times New Roman" w:eastAsia="宋体" w:hAnsi="Times New Roman" w:cs="Times New Roman"/>
          <w:sz w:val="21"/>
          <w:szCs w:val="21"/>
          <w:lang w:val="fr-FR"/>
        </w:rPr>
        <w:t>, University of Notre Dame Press, 2015</w:t>
      </w:r>
      <w:r w:rsidR="00AC181C" w:rsidRPr="00AE2F29">
        <w:rPr>
          <w:rFonts w:ascii="Times New Roman" w:eastAsia="宋体" w:hAnsi="Times New Roman" w:cs="Times New Roman"/>
          <w:sz w:val="21"/>
          <w:szCs w:val="21"/>
          <w:lang w:val="fr-FR"/>
        </w:rPr>
        <w:t>）</w:t>
      </w:r>
      <w:r w:rsidR="00403894" w:rsidRPr="00AE2F29">
        <w:rPr>
          <w:rFonts w:ascii="Times New Roman" w:eastAsia="宋体" w:hAnsi="Times New Roman" w:cs="Times New Roman"/>
          <w:sz w:val="21"/>
          <w:szCs w:val="21"/>
          <w:lang w:val="fr-FR"/>
          <w14:ligatures w14:val="none"/>
        </w:rPr>
        <w:t>，而后参照刊登在</w:t>
      </w:r>
      <w:r w:rsidR="00403894" w:rsidRPr="00AE2F29">
        <w:rPr>
          <w:rFonts w:ascii="Times New Roman" w:eastAsia="宋体" w:hAnsi="Times New Roman" w:cs="Times New Roman"/>
          <w:i/>
          <w:iCs/>
          <w:sz w:val="21"/>
          <w:szCs w:val="21"/>
          <w:lang w:val="fr-FR"/>
          <w14:ligatures w14:val="none"/>
        </w:rPr>
        <w:t>Cahiers du Sud</w:t>
      </w:r>
      <w:r w:rsidR="00403894" w:rsidRPr="00AE2F29">
        <w:rPr>
          <w:rFonts w:ascii="Times New Roman" w:eastAsia="宋体" w:hAnsi="Times New Roman" w:cs="Times New Roman"/>
          <w:sz w:val="21"/>
          <w:szCs w:val="21"/>
          <w:lang w:val="fr-FR"/>
          <w14:ligatures w14:val="none"/>
        </w:rPr>
        <w:t>杂志的法文原稿做了全面修订</w:t>
      </w:r>
      <w:r w:rsidR="009900D1" w:rsidRPr="00AE2F29">
        <w:rPr>
          <w:rFonts w:ascii="Times New Roman" w:eastAsia="宋体" w:hAnsi="Times New Roman" w:cs="Times New Roman"/>
          <w:sz w:val="21"/>
          <w:szCs w:val="21"/>
          <w:lang w:val="fr-FR"/>
          <w14:ligatures w14:val="none"/>
        </w:rPr>
        <w:t>，同时参考了杨铁军从英文转译的版本。</w:t>
      </w:r>
    </w:p>
    <w:p w14:paraId="681C1DA7" w14:textId="77777777" w:rsidR="00AC13AF" w:rsidRPr="00AE2F29" w:rsidRDefault="00AC13AF" w:rsidP="009900D1">
      <w:pPr>
        <w:spacing w:after="0" w:line="360" w:lineRule="auto"/>
        <w:jc w:val="both"/>
        <w:rPr>
          <w:rFonts w:ascii="Times New Roman" w:eastAsia="宋体" w:hAnsi="Times New Roman" w:cs="Times New Roman"/>
          <w:sz w:val="20"/>
          <w:szCs w:val="20"/>
          <w:lang w:val="fr-FR"/>
          <w14:ligatures w14:val="none"/>
        </w:rPr>
      </w:pPr>
    </w:p>
    <w:p w14:paraId="19AA7366" w14:textId="75334A8D"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没有什么东西，同善一般，如此美丽，非凡，永远崭新，永远惊奇，充盈着甜蜜</w:t>
      </w:r>
      <w:r w:rsidR="00AE09B9">
        <w:rPr>
          <w:rFonts w:ascii="Times New Roman" w:eastAsia="宋体" w:hAnsi="Times New Roman" w:cs="Times New Roman" w:hint="eastAsia"/>
          <w:sz w:val="21"/>
          <w:szCs w:val="21"/>
          <w:lang w:val="fr-FR"/>
          <w14:ligatures w14:val="none"/>
        </w:rPr>
        <w:t>与</w:t>
      </w:r>
      <w:r w:rsidRPr="00AE2F29">
        <w:rPr>
          <w:rFonts w:ascii="Times New Roman" w:eastAsia="宋体" w:hAnsi="Times New Roman" w:cs="Times New Roman"/>
          <w:sz w:val="21"/>
          <w:szCs w:val="21"/>
          <w:lang w:val="fr-FR"/>
          <w14:ligatures w14:val="none"/>
        </w:rPr>
        <w:t>不尽的狂喜。没有什么东西，同恶一般，如此枯燥，单调，令人厌倦。这就是善恶的真正面目。虚构（</w:t>
      </w:r>
      <w:r w:rsidRPr="00AE2F29">
        <w:rPr>
          <w:rFonts w:ascii="Times New Roman" w:eastAsia="宋体" w:hAnsi="Times New Roman" w:cs="Times New Roman"/>
          <w:sz w:val="21"/>
          <w:szCs w:val="21"/>
          <w:lang w:val="fr-FR"/>
          <w14:ligatures w14:val="none"/>
        </w:rPr>
        <w:t>fictifs</w:t>
      </w:r>
      <w:r w:rsidRPr="00AE2F29">
        <w:rPr>
          <w:rFonts w:ascii="Times New Roman" w:eastAsia="宋体" w:hAnsi="Times New Roman" w:cs="Times New Roman"/>
          <w:sz w:val="21"/>
          <w:szCs w:val="21"/>
          <w:lang w:val="fr-FR"/>
          <w14:ligatures w14:val="none"/>
        </w:rPr>
        <w:t>）</w:t>
      </w:r>
      <w:r w:rsidR="009E3EA2">
        <w:rPr>
          <w:rFonts w:ascii="Times New Roman" w:eastAsia="宋体" w:hAnsi="Times New Roman" w:cs="Times New Roman" w:hint="eastAsia"/>
          <w:sz w:val="21"/>
          <w:szCs w:val="21"/>
          <w:lang w:val="fr-FR"/>
          <w14:ligatures w14:val="none"/>
        </w:rPr>
        <w:t>中</w:t>
      </w:r>
      <w:r w:rsidRPr="00AE2F29">
        <w:rPr>
          <w:rFonts w:ascii="Times New Roman" w:eastAsia="宋体" w:hAnsi="Times New Roman" w:cs="Times New Roman"/>
          <w:sz w:val="21"/>
          <w:szCs w:val="21"/>
          <w:lang w:val="fr-FR"/>
          <w14:ligatures w14:val="none"/>
        </w:rPr>
        <w:t>的善恶却</w:t>
      </w:r>
      <w:r w:rsidR="009E3EA2">
        <w:rPr>
          <w:rFonts w:ascii="Times New Roman" w:eastAsia="宋体" w:hAnsi="Times New Roman" w:cs="Times New Roman" w:hint="eastAsia"/>
          <w:sz w:val="21"/>
          <w:szCs w:val="21"/>
          <w:lang w:val="fr-FR"/>
          <w14:ligatures w14:val="none"/>
        </w:rPr>
        <w:t>恰恰</w:t>
      </w:r>
      <w:r w:rsidRPr="00AE2F29">
        <w:rPr>
          <w:rFonts w:ascii="Times New Roman" w:eastAsia="宋体" w:hAnsi="Times New Roman" w:cs="Times New Roman"/>
          <w:sz w:val="21"/>
          <w:szCs w:val="21"/>
          <w:lang w:val="fr-FR"/>
          <w14:ligatures w14:val="none"/>
        </w:rPr>
        <w:t>相反。虚构的善乏善可陈，令人厌倦；虚构</w:t>
      </w:r>
      <w:proofErr w:type="gramStart"/>
      <w:r w:rsidRPr="00AE2F29">
        <w:rPr>
          <w:rFonts w:ascii="Times New Roman" w:eastAsia="宋体" w:hAnsi="Times New Roman" w:cs="Times New Roman"/>
          <w:sz w:val="21"/>
          <w:szCs w:val="21"/>
          <w:lang w:val="fr-FR"/>
          <w14:ligatures w14:val="none"/>
        </w:rPr>
        <w:t>的恶却千变万化</w:t>
      </w:r>
      <w:proofErr w:type="gramEnd"/>
      <w:r w:rsidRPr="00AE2F29">
        <w:rPr>
          <w:rFonts w:ascii="Times New Roman" w:eastAsia="宋体" w:hAnsi="Times New Roman" w:cs="Times New Roman"/>
          <w:sz w:val="21"/>
          <w:szCs w:val="21"/>
          <w:lang w:val="fr-FR"/>
          <w14:ligatures w14:val="none"/>
        </w:rPr>
        <w:t>，趣味横生，迷人，深刻，饱含魅力。</w:t>
      </w:r>
    </w:p>
    <w:p w14:paraId="3B19E0D4" w14:textId="5442B401"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这是因为在现实中有一种必然性，一种不可能性，而虚构（</w:t>
      </w:r>
      <w:r w:rsidRPr="00AE2F29">
        <w:rPr>
          <w:rFonts w:ascii="Times New Roman" w:eastAsia="宋体" w:hAnsi="Times New Roman" w:cs="Times New Roman"/>
          <w:sz w:val="21"/>
          <w:szCs w:val="21"/>
          <w:lang w:val="fr-FR"/>
          <w14:ligatures w14:val="none"/>
        </w:rPr>
        <w:t>fiction</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vertAlign w:val="superscript"/>
          <w:lang w:val="fr-FR"/>
          <w14:ligatures w14:val="none"/>
        </w:rPr>
        <w:footnoteReference w:id="18"/>
      </w:r>
      <w:r w:rsidRPr="00AE2F29">
        <w:rPr>
          <w:rFonts w:ascii="Times New Roman" w:eastAsia="宋体" w:hAnsi="Times New Roman" w:cs="Times New Roman"/>
          <w:sz w:val="21"/>
          <w:szCs w:val="21"/>
          <w:lang w:val="fr-FR"/>
          <w14:ligatures w14:val="none"/>
        </w:rPr>
        <w:t>中则缺少它们，犹如画布上的画缺少支配着我们的重力。在天空</w:t>
      </w:r>
      <w:r w:rsidR="00263856">
        <w:rPr>
          <w:rFonts w:ascii="Times New Roman" w:eastAsia="宋体" w:hAnsi="Times New Roman" w:cs="Times New Roman" w:hint="eastAsia"/>
          <w:sz w:val="21"/>
          <w:szCs w:val="21"/>
          <w:lang w:val="fr-FR"/>
          <w14:ligatures w14:val="none"/>
        </w:rPr>
        <w:t>与</w:t>
      </w:r>
      <w:r w:rsidRPr="00AE2F29">
        <w:rPr>
          <w:rFonts w:ascii="Times New Roman" w:eastAsia="宋体" w:hAnsi="Times New Roman" w:cs="Times New Roman"/>
          <w:sz w:val="21"/>
          <w:szCs w:val="21"/>
          <w:lang w:val="fr-FR"/>
          <w14:ligatures w14:val="none"/>
        </w:rPr>
        <w:t>大地之间，若某物之下空无一物，它便会不可避免地，毫不费力地下坠。它绝不会上升，或只能依靠某些装置，勉勉强强地升上去那么一点。一个正在下楼的人</w:t>
      </w:r>
      <w:r w:rsidR="00632B79">
        <w:rPr>
          <w:rFonts w:ascii="Times New Roman" w:eastAsia="宋体" w:hAnsi="Times New Roman" w:cs="Times New Roman" w:hint="eastAsia"/>
          <w:sz w:val="21"/>
          <w:szCs w:val="21"/>
          <w:lang w:val="fr-FR"/>
          <w14:ligatures w14:val="none"/>
        </w:rPr>
        <w:t>因</w:t>
      </w:r>
      <w:r w:rsidRPr="00AE2F29">
        <w:rPr>
          <w:rFonts w:ascii="Times New Roman" w:eastAsia="宋体" w:hAnsi="Times New Roman" w:cs="Times New Roman"/>
          <w:sz w:val="21"/>
          <w:szCs w:val="21"/>
          <w:lang w:val="fr-FR"/>
          <w14:ligatures w14:val="none"/>
        </w:rPr>
        <w:t>踩空阶梯而跌倒，呈现出一幅可悲且无聊的景象，即便这是我们第一次看见此类事情。但假若有个人能够</w:t>
      </w:r>
      <w:r w:rsidR="007D070C">
        <w:rPr>
          <w:rFonts w:ascii="Times New Roman" w:eastAsia="宋体" w:hAnsi="Times New Roman" w:cs="Times New Roman" w:hint="eastAsia"/>
          <w:sz w:val="21"/>
          <w:szCs w:val="21"/>
          <w:lang w:val="fr-FR"/>
          <w14:ligatures w14:val="none"/>
        </w:rPr>
        <w:t>如</w:t>
      </w:r>
      <w:r w:rsidRPr="00AE2F29">
        <w:rPr>
          <w:rFonts w:ascii="Times New Roman" w:eastAsia="宋体" w:hAnsi="Times New Roman" w:cs="Times New Roman"/>
          <w:sz w:val="21"/>
          <w:szCs w:val="21"/>
          <w:lang w:val="fr-FR"/>
          <w14:ligatures w14:val="none"/>
        </w:rPr>
        <w:t>踩着阶梯般在天上行走，</w:t>
      </w:r>
      <w:r w:rsidR="007D070C" w:rsidRPr="00AE2F29">
        <w:rPr>
          <w:rFonts w:ascii="Times New Roman" w:eastAsia="宋体" w:hAnsi="Times New Roman" w:cs="Times New Roman"/>
          <w:sz w:val="21"/>
          <w:szCs w:val="21"/>
          <w:lang w:val="fr-FR"/>
          <w14:ligatures w14:val="none"/>
        </w:rPr>
        <w:t>漫游</w:t>
      </w:r>
      <w:r w:rsidRPr="00AE2F29">
        <w:rPr>
          <w:rFonts w:ascii="Times New Roman" w:eastAsia="宋体" w:hAnsi="Times New Roman" w:cs="Times New Roman"/>
          <w:sz w:val="21"/>
          <w:szCs w:val="21"/>
          <w:lang w:val="fr-FR"/>
          <w14:ligatures w14:val="none"/>
        </w:rPr>
        <w:t>云端，那么即使他无时无刻不在这样做，我们也不会疲于观看。这就是纯粹的善的情况。因为</w:t>
      </w:r>
      <w:r w:rsidR="00935D46">
        <w:rPr>
          <w:rFonts w:ascii="Times New Roman" w:eastAsia="宋体" w:hAnsi="Times New Roman" w:cs="Times New Roman" w:hint="eastAsia"/>
          <w:sz w:val="21"/>
          <w:szCs w:val="21"/>
          <w:lang w:val="fr-FR"/>
          <w14:ligatures w14:val="none"/>
        </w:rPr>
        <w:t>一股</w:t>
      </w:r>
      <w:r w:rsidRPr="00AE2F29">
        <w:rPr>
          <w:rFonts w:ascii="Times New Roman" w:eastAsia="宋体" w:hAnsi="Times New Roman" w:cs="Times New Roman"/>
          <w:sz w:val="21"/>
          <w:szCs w:val="21"/>
          <w:lang w:val="fr-FR"/>
          <w14:ligatures w14:val="none"/>
        </w:rPr>
        <w:t>强大的必然</w:t>
      </w:r>
      <w:r w:rsidR="00935D46">
        <w:rPr>
          <w:rFonts w:ascii="Times New Roman" w:eastAsia="宋体" w:hAnsi="Times New Roman" w:cs="Times New Roman" w:hint="eastAsia"/>
          <w:sz w:val="21"/>
          <w:szCs w:val="21"/>
          <w:lang w:val="fr-FR"/>
          <w14:ligatures w14:val="none"/>
        </w:rPr>
        <w:t>性</w:t>
      </w:r>
      <w:r w:rsidRPr="00AE2F29">
        <w:rPr>
          <w:rFonts w:ascii="Times New Roman" w:eastAsia="宋体" w:hAnsi="Times New Roman" w:cs="Times New Roman"/>
          <w:sz w:val="21"/>
          <w:szCs w:val="21"/>
          <w:lang w:val="fr-FR"/>
          <w14:ligatures w14:val="none"/>
        </w:rPr>
        <w:t>，有如重力，判定了人的罪恶，剥夺了人的全部的善，而只留</w:t>
      </w:r>
      <w:r w:rsidR="00935D46">
        <w:rPr>
          <w:rFonts w:ascii="Times New Roman" w:eastAsia="宋体" w:hAnsi="Times New Roman" w:cs="Times New Roman" w:hint="eastAsia"/>
          <w:sz w:val="21"/>
          <w:szCs w:val="21"/>
          <w:lang w:val="fr-FR"/>
          <w14:ligatures w14:val="none"/>
        </w:rPr>
        <w:t>给他们</w:t>
      </w:r>
      <w:r w:rsidRPr="00AE2F29">
        <w:rPr>
          <w:rFonts w:ascii="Times New Roman" w:eastAsia="宋体" w:hAnsi="Times New Roman" w:cs="Times New Roman"/>
          <w:sz w:val="21"/>
          <w:szCs w:val="21"/>
          <w:lang w:val="fr-FR"/>
          <w14:ligatures w14:val="none"/>
        </w:rPr>
        <w:t>一种被严格限制的善，这种</w:t>
      </w:r>
      <w:proofErr w:type="gramStart"/>
      <w:r w:rsidRPr="00AE2F29">
        <w:rPr>
          <w:rFonts w:ascii="Times New Roman" w:eastAsia="宋体" w:hAnsi="Times New Roman" w:cs="Times New Roman"/>
          <w:sz w:val="21"/>
          <w:szCs w:val="21"/>
          <w:lang w:val="fr-FR"/>
          <w14:ligatures w14:val="none"/>
        </w:rPr>
        <w:t>善只能</w:t>
      </w:r>
      <w:proofErr w:type="gramEnd"/>
      <w:r w:rsidRPr="00AE2F29">
        <w:rPr>
          <w:rFonts w:ascii="Times New Roman" w:eastAsia="宋体" w:hAnsi="Times New Roman" w:cs="Times New Roman"/>
          <w:sz w:val="21"/>
          <w:szCs w:val="21"/>
          <w:lang w:val="fr-FR"/>
          <w14:ligatures w14:val="none"/>
        </w:rPr>
        <w:t>被艰难地获得，并</w:t>
      </w:r>
      <w:r w:rsidR="00E617A0">
        <w:rPr>
          <w:rFonts w:ascii="Times New Roman" w:eastAsia="宋体" w:hAnsi="Times New Roman" w:cs="Times New Roman" w:hint="eastAsia"/>
          <w:sz w:val="21"/>
          <w:szCs w:val="21"/>
          <w:lang w:val="fr-FR"/>
          <w14:ligatures w14:val="none"/>
        </w:rPr>
        <w:t>掺杂了恶</w:t>
      </w:r>
      <w:r w:rsidRPr="00AE2F29">
        <w:rPr>
          <w:rFonts w:ascii="Times New Roman" w:eastAsia="宋体" w:hAnsi="Times New Roman" w:cs="Times New Roman"/>
          <w:sz w:val="21"/>
          <w:szCs w:val="21"/>
          <w:lang w:val="fr-FR"/>
          <w14:ligatures w14:val="none"/>
        </w:rPr>
        <w:t>。真正的</w:t>
      </w:r>
      <w:proofErr w:type="gramStart"/>
      <w:r w:rsidRPr="00AE2F29">
        <w:rPr>
          <w:rFonts w:ascii="Times New Roman" w:eastAsia="宋体" w:hAnsi="Times New Roman" w:cs="Times New Roman"/>
          <w:sz w:val="21"/>
          <w:szCs w:val="21"/>
          <w:lang w:val="fr-FR"/>
          <w14:ligatures w14:val="none"/>
        </w:rPr>
        <w:t>善并不</w:t>
      </w:r>
      <w:proofErr w:type="gramEnd"/>
      <w:r w:rsidRPr="00AE2F29">
        <w:rPr>
          <w:rFonts w:ascii="Times New Roman" w:eastAsia="宋体" w:hAnsi="Times New Roman" w:cs="Times New Roman"/>
          <w:sz w:val="21"/>
          <w:szCs w:val="21"/>
          <w:lang w:val="fr-FR"/>
          <w14:ligatures w14:val="none"/>
        </w:rPr>
        <w:t>实存，除非有超自然</w:t>
      </w:r>
      <w:r w:rsidR="00CC3E6D">
        <w:rPr>
          <w:rFonts w:ascii="Times New Roman" w:eastAsia="宋体" w:hAnsi="Times New Roman" w:cs="Times New Roman" w:hint="eastAsia"/>
          <w:sz w:val="21"/>
          <w:szCs w:val="21"/>
          <w:lang w:val="fr-FR"/>
          <w14:ligatures w14:val="none"/>
        </w:rPr>
        <w:t>现身</w:t>
      </w:r>
      <w:r w:rsidRPr="00AE2F29">
        <w:rPr>
          <w:rFonts w:ascii="Times New Roman" w:eastAsia="宋体" w:hAnsi="Times New Roman" w:cs="Times New Roman"/>
          <w:sz w:val="21"/>
          <w:szCs w:val="21"/>
          <w:lang w:val="fr-FR"/>
          <w14:ligatures w14:val="none"/>
        </w:rPr>
        <w:t>尘世，中断</w:t>
      </w:r>
      <w:r w:rsidR="00CC3E6D">
        <w:rPr>
          <w:rFonts w:ascii="Times New Roman" w:eastAsia="宋体" w:hAnsi="Times New Roman" w:cs="Times New Roman" w:hint="eastAsia"/>
          <w:sz w:val="21"/>
          <w:szCs w:val="21"/>
          <w:lang w:val="fr-FR"/>
          <w14:ligatures w14:val="none"/>
        </w:rPr>
        <w:t>了</w:t>
      </w:r>
      <w:r w:rsidRPr="00AE2F29">
        <w:rPr>
          <w:rFonts w:ascii="Times New Roman" w:eastAsia="宋体" w:hAnsi="Times New Roman" w:cs="Times New Roman"/>
          <w:sz w:val="21"/>
          <w:szCs w:val="21"/>
          <w:lang w:val="fr-FR"/>
          <w14:ligatures w14:val="none"/>
        </w:rPr>
        <w:t>尘世之必然性的影响。不过，倘若这个走上云端的人只是我画笔下的人物，这件事就变得索然无味。</w:t>
      </w:r>
      <w:r w:rsidR="00CD7F11">
        <w:rPr>
          <w:rFonts w:ascii="Times New Roman" w:eastAsia="宋体" w:hAnsi="Times New Roman" w:cs="Times New Roman" w:hint="eastAsia"/>
          <w:sz w:val="21"/>
          <w:szCs w:val="21"/>
          <w:lang w:val="fr-FR"/>
          <w14:ligatures w14:val="none"/>
        </w:rPr>
        <w:t>唯有</w:t>
      </w:r>
      <w:r w:rsidR="00AC3307">
        <w:rPr>
          <w:rFonts w:ascii="Times New Roman" w:eastAsia="宋体" w:hAnsi="Times New Roman" w:cs="Times New Roman" w:hint="eastAsia"/>
          <w:sz w:val="21"/>
          <w:szCs w:val="21"/>
          <w:lang w:val="fr-FR"/>
          <w14:ligatures w14:val="none"/>
        </w:rPr>
        <w:t>实存</w:t>
      </w:r>
      <w:r w:rsidRPr="00AE2F29">
        <w:rPr>
          <w:rFonts w:ascii="Times New Roman" w:eastAsia="宋体" w:hAnsi="Times New Roman" w:cs="Times New Roman"/>
          <w:sz w:val="21"/>
          <w:szCs w:val="21"/>
          <w:lang w:val="fr-FR"/>
          <w14:ligatures w14:val="none"/>
        </w:rPr>
        <w:t>的事物才有</w:t>
      </w:r>
      <w:r w:rsidR="005A5262">
        <w:rPr>
          <w:rFonts w:ascii="Times New Roman" w:eastAsia="宋体" w:hAnsi="Times New Roman" w:cs="Times New Roman" w:hint="eastAsia"/>
          <w:sz w:val="21"/>
          <w:szCs w:val="21"/>
          <w:lang w:val="fr-FR"/>
          <w14:ligatures w14:val="none"/>
        </w:rPr>
        <w:t>趣味</w:t>
      </w:r>
      <w:r w:rsidRPr="00AE2F29">
        <w:rPr>
          <w:rFonts w:ascii="Times New Roman" w:eastAsia="宋体" w:hAnsi="Times New Roman" w:cs="Times New Roman"/>
          <w:sz w:val="21"/>
          <w:szCs w:val="21"/>
          <w:lang w:val="fr-FR"/>
          <w14:ligatures w14:val="none"/>
        </w:rPr>
        <w:t>。非</w:t>
      </w:r>
      <w:proofErr w:type="gramStart"/>
      <w:r w:rsidR="00AC3307">
        <w:rPr>
          <w:rFonts w:ascii="Times New Roman" w:eastAsia="宋体" w:hAnsi="Times New Roman" w:cs="Times New Roman" w:hint="eastAsia"/>
          <w:sz w:val="21"/>
          <w:szCs w:val="21"/>
          <w:lang w:val="fr-FR"/>
          <w14:ligatures w14:val="none"/>
        </w:rPr>
        <w:t>真实</w:t>
      </w:r>
      <w:r w:rsidR="00700286">
        <w:rPr>
          <w:rFonts w:ascii="Times New Roman" w:eastAsia="宋体" w:hAnsi="Times New Roman" w:cs="Times New Roman" w:hint="eastAsia"/>
          <w:sz w:val="21"/>
          <w:szCs w:val="21"/>
          <w:lang w:val="fr-FR"/>
          <w14:ligatures w14:val="none"/>
        </w:rPr>
        <w:t>从善那里</w:t>
      </w:r>
      <w:proofErr w:type="gramEnd"/>
      <w:r w:rsidR="00700286">
        <w:rPr>
          <w:rFonts w:ascii="Times New Roman" w:eastAsia="宋体" w:hAnsi="Times New Roman" w:cs="Times New Roman" w:hint="eastAsia"/>
          <w:sz w:val="21"/>
          <w:szCs w:val="21"/>
          <w:lang w:val="fr-FR"/>
          <w14:ligatures w14:val="none"/>
        </w:rPr>
        <w:t>偷走了一切</w:t>
      </w:r>
      <w:r w:rsidRPr="00AE2F29">
        <w:rPr>
          <w:rFonts w:ascii="Times New Roman" w:eastAsia="宋体" w:hAnsi="Times New Roman" w:cs="Times New Roman"/>
          <w:sz w:val="21"/>
          <w:szCs w:val="21"/>
          <w:lang w:val="fr-FR"/>
          <w14:ligatures w14:val="none"/>
        </w:rPr>
        <w:t>价值。</w:t>
      </w:r>
    </w:p>
    <w:p w14:paraId="6AD2F782" w14:textId="188786EB"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一个用正常（</w:t>
      </w:r>
      <w:r w:rsidRPr="00AE2F29">
        <w:rPr>
          <w:rFonts w:ascii="Times New Roman" w:eastAsia="宋体" w:hAnsi="Times New Roman" w:cs="Times New Roman"/>
          <w:sz w:val="21"/>
          <w:szCs w:val="21"/>
          <w:lang w:val="fr-FR"/>
          <w14:ligatures w14:val="none"/>
        </w:rPr>
        <w:t>naturelle</w:t>
      </w:r>
      <w:r w:rsidRPr="00AE2F29">
        <w:rPr>
          <w:rFonts w:ascii="Times New Roman" w:eastAsia="宋体" w:hAnsi="Times New Roman" w:cs="Times New Roman"/>
          <w:sz w:val="21"/>
          <w:szCs w:val="21"/>
          <w:lang w:val="fr-FR"/>
          <w14:ligatures w14:val="none"/>
        </w:rPr>
        <w:t>）姿势走路的人平庸且无趣。而一个上蹿下跳、手舞足蹈的人，则会使我驻足观看，消遣片刻。但假如，此时我看到两人正赤脚踩</w:t>
      </w:r>
      <w:r w:rsidR="005A5262">
        <w:rPr>
          <w:rFonts w:ascii="Times New Roman" w:eastAsia="宋体" w:hAnsi="Times New Roman" w:cs="Times New Roman" w:hint="eastAsia"/>
          <w:sz w:val="21"/>
          <w:szCs w:val="21"/>
          <w:lang w:val="fr-FR"/>
          <w14:ligatures w14:val="none"/>
        </w:rPr>
        <w:t>上</w:t>
      </w:r>
      <w:r w:rsidRPr="00AE2F29">
        <w:rPr>
          <w:rFonts w:ascii="Times New Roman" w:eastAsia="宋体" w:hAnsi="Times New Roman" w:cs="Times New Roman"/>
          <w:sz w:val="21"/>
          <w:szCs w:val="21"/>
          <w:lang w:val="fr-FR"/>
          <w14:ligatures w14:val="none"/>
        </w:rPr>
        <w:t>火炭，我的</w:t>
      </w:r>
      <w:r w:rsidR="003C403E">
        <w:rPr>
          <w:rFonts w:ascii="Times New Roman" w:eastAsia="宋体" w:hAnsi="Times New Roman" w:cs="Times New Roman" w:hint="eastAsia"/>
          <w:sz w:val="21"/>
          <w:szCs w:val="21"/>
          <w:lang w:val="fr-FR"/>
          <w14:ligatures w14:val="none"/>
        </w:rPr>
        <w:t>态度</w:t>
      </w:r>
      <w:r w:rsidRPr="00AE2F29">
        <w:rPr>
          <w:rFonts w:ascii="Times New Roman" w:eastAsia="宋体" w:hAnsi="Times New Roman" w:cs="Times New Roman"/>
          <w:sz w:val="21"/>
          <w:szCs w:val="21"/>
          <w:lang w:val="fr-FR"/>
          <w14:ligatures w14:val="none"/>
        </w:rPr>
        <w:t>就会瞬间改变。那些跳跃一下就变成了令人恐惧的东西，叫人不忍直视；与此同时，透过恐怖，枯燥</w:t>
      </w:r>
      <w:r w:rsidR="003C403E">
        <w:rPr>
          <w:rFonts w:ascii="Times New Roman" w:eastAsia="宋体" w:hAnsi="Times New Roman" w:cs="Times New Roman" w:hint="eastAsia"/>
          <w:sz w:val="21"/>
          <w:szCs w:val="21"/>
          <w:lang w:val="fr-FR"/>
          <w14:ligatures w14:val="none"/>
        </w:rPr>
        <w:t>与</w:t>
      </w:r>
      <w:r w:rsidRPr="00AE2F29">
        <w:rPr>
          <w:rFonts w:ascii="Times New Roman" w:eastAsia="宋体" w:hAnsi="Times New Roman" w:cs="Times New Roman"/>
          <w:sz w:val="21"/>
          <w:szCs w:val="21"/>
          <w:lang w:val="fr-FR"/>
          <w14:ligatures w14:val="none"/>
        </w:rPr>
        <w:t>单调，我的注意力将会</w:t>
      </w:r>
      <w:r w:rsidR="003C403E">
        <w:rPr>
          <w:rFonts w:ascii="Times New Roman" w:eastAsia="宋体" w:hAnsi="Times New Roman" w:cs="Times New Roman" w:hint="eastAsia"/>
          <w:sz w:val="21"/>
          <w:szCs w:val="21"/>
          <w:lang w:val="fr-FR"/>
          <w14:ligatures w14:val="none"/>
        </w:rPr>
        <w:t>饶有兴味</w:t>
      </w:r>
      <w:r w:rsidRPr="00AE2F29">
        <w:rPr>
          <w:rFonts w:ascii="Times New Roman" w:eastAsia="宋体" w:hAnsi="Times New Roman" w:cs="Times New Roman"/>
          <w:sz w:val="21"/>
          <w:szCs w:val="21"/>
          <w:lang w:val="fr-FR"/>
          <w14:ligatures w14:val="none"/>
        </w:rPr>
        <w:t>地集中在那个</w:t>
      </w:r>
      <w:r w:rsidR="000D235D">
        <w:rPr>
          <w:rFonts w:ascii="Times New Roman" w:eastAsia="宋体" w:hAnsi="Times New Roman" w:cs="Times New Roman" w:hint="eastAsia"/>
          <w:sz w:val="21"/>
          <w:szCs w:val="21"/>
          <w:lang w:val="fr-FR"/>
          <w14:ligatures w14:val="none"/>
        </w:rPr>
        <w:t>此时能</w:t>
      </w:r>
      <w:r w:rsidRPr="00AE2F29">
        <w:rPr>
          <w:rFonts w:ascii="Times New Roman" w:eastAsia="宋体" w:hAnsi="Times New Roman" w:cs="Times New Roman"/>
          <w:sz w:val="21"/>
          <w:szCs w:val="21"/>
          <w:lang w:val="fr-FR"/>
          <w14:ligatures w14:val="none"/>
        </w:rPr>
        <w:t>用正常姿势行走的人身上。因此，恶，只要是虚构的，就能以它千变万化的形式</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这些形式似乎仅仅出自于幻想</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引起人们的兴趣。同现实密不可分的必然性则抹杀了这类兴趣。</w:t>
      </w:r>
      <w:r w:rsidR="002E1957">
        <w:rPr>
          <w:rFonts w:ascii="Times New Roman" w:eastAsia="宋体" w:hAnsi="Times New Roman" w:cs="Times New Roman" w:hint="eastAsia"/>
          <w:sz w:val="21"/>
          <w:szCs w:val="21"/>
          <w:lang w:val="fr-FR"/>
          <w14:ligatures w14:val="none"/>
        </w:rPr>
        <w:t>它的</w:t>
      </w:r>
      <w:r w:rsidRPr="00AE2F29">
        <w:rPr>
          <w:rFonts w:ascii="Times New Roman" w:eastAsia="宋体" w:hAnsi="Times New Roman" w:cs="Times New Roman"/>
          <w:sz w:val="21"/>
          <w:szCs w:val="21"/>
          <w:lang w:val="fr-FR"/>
          <w14:ligatures w14:val="none"/>
        </w:rPr>
        <w:t>朴拙（</w:t>
      </w:r>
      <w:r w:rsidRPr="00AE2F29">
        <w:rPr>
          <w:rFonts w:ascii="Times New Roman" w:eastAsia="宋体" w:hAnsi="Times New Roman" w:cs="Times New Roman"/>
          <w:sz w:val="21"/>
          <w:szCs w:val="21"/>
          <w:lang w:val="fr-FR"/>
          <w14:ligatures w14:val="none"/>
        </w:rPr>
        <w:t>simplicité</w:t>
      </w:r>
      <w:r w:rsidRPr="00AE2F29">
        <w:rPr>
          <w:rFonts w:ascii="Times New Roman" w:eastAsia="宋体" w:hAnsi="Times New Roman" w:cs="Times New Roman"/>
          <w:sz w:val="21"/>
          <w:szCs w:val="21"/>
          <w:lang w:val="fr-FR"/>
          <w14:ligatures w14:val="none"/>
        </w:rPr>
        <w:t>）使虚构中的善变成了</w:t>
      </w:r>
      <w:r w:rsidR="00333AEC">
        <w:rPr>
          <w:rFonts w:ascii="Times New Roman" w:eastAsia="宋体" w:hAnsi="Times New Roman" w:cs="Times New Roman" w:hint="eastAsia"/>
          <w:sz w:val="21"/>
          <w:szCs w:val="21"/>
          <w:lang w:val="fr-FR"/>
          <w14:ligatures w14:val="none"/>
        </w:rPr>
        <w:t>某种</w:t>
      </w:r>
      <w:r w:rsidRPr="00AE2F29">
        <w:rPr>
          <w:rFonts w:ascii="Times New Roman" w:eastAsia="宋体" w:hAnsi="Times New Roman" w:cs="Times New Roman"/>
          <w:sz w:val="21"/>
          <w:szCs w:val="21"/>
          <w:lang w:val="fr-FR"/>
          <w14:ligatures w14:val="none"/>
        </w:rPr>
        <w:t>苍白之物，无法引人注意，却使现实中的善成为了一</w:t>
      </w:r>
      <w:r w:rsidR="00E326FF">
        <w:rPr>
          <w:rFonts w:ascii="Times New Roman" w:eastAsia="宋体" w:hAnsi="Times New Roman" w:cs="Times New Roman" w:hint="eastAsia"/>
          <w:sz w:val="21"/>
          <w:szCs w:val="21"/>
          <w:lang w:val="fr-FR"/>
          <w14:ligatures w14:val="none"/>
        </w:rPr>
        <w:t>种</w:t>
      </w:r>
      <w:r w:rsidRPr="00AE2F29">
        <w:rPr>
          <w:rFonts w:ascii="Times New Roman" w:eastAsia="宋体" w:hAnsi="Times New Roman" w:cs="Times New Roman"/>
          <w:sz w:val="21"/>
          <w:szCs w:val="21"/>
          <w:lang w:val="fr-FR"/>
          <w14:ligatures w14:val="none"/>
        </w:rPr>
        <w:t>不可思议的奇迹。</w:t>
      </w:r>
    </w:p>
    <w:p w14:paraId="3A6E35E8" w14:textId="469FF5D1"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lastRenderedPageBreak/>
        <w:t>既然文学首先是一种虚构的产物，那么就似乎与不道德脱不开干系。因此，指责作家变得毫无道德（</w:t>
      </w:r>
      <w:r w:rsidRPr="00AE2F29">
        <w:rPr>
          <w:rFonts w:ascii="Times New Roman" w:eastAsia="宋体" w:hAnsi="Times New Roman" w:cs="Times New Roman"/>
          <w:sz w:val="21"/>
          <w:szCs w:val="21"/>
          <w:lang w:val="fr-FR"/>
          <w14:ligatures w14:val="none"/>
        </w:rPr>
        <w:t>être immoraux</w:t>
      </w:r>
      <w:r w:rsidRPr="00AE2F29">
        <w:rPr>
          <w:rFonts w:ascii="Times New Roman" w:eastAsia="宋体" w:hAnsi="Times New Roman" w:cs="Times New Roman"/>
          <w:sz w:val="21"/>
          <w:szCs w:val="21"/>
          <w:lang w:val="fr-FR"/>
          <w14:ligatures w14:val="none"/>
        </w:rPr>
        <w:t>）是不对的，至少不如</w:t>
      </w:r>
      <w:r w:rsidR="00B54BA4">
        <w:rPr>
          <w:rFonts w:ascii="Times New Roman" w:eastAsia="宋体" w:hAnsi="Times New Roman" w:cs="Times New Roman" w:hint="eastAsia"/>
          <w:sz w:val="21"/>
          <w:szCs w:val="21"/>
          <w:lang w:val="fr-FR"/>
          <w14:ligatures w14:val="none"/>
        </w:rPr>
        <w:t>效仿</w:t>
      </w:r>
      <w:r w:rsidRPr="00AE2F29">
        <w:rPr>
          <w:rFonts w:ascii="Times New Roman" w:eastAsia="宋体" w:hAnsi="Times New Roman" w:cs="Times New Roman"/>
          <w:sz w:val="21"/>
          <w:szCs w:val="21"/>
          <w:lang w:val="fr-FR"/>
          <w14:ligatures w14:val="none"/>
        </w:rPr>
        <w:t>17</w:t>
      </w:r>
      <w:r w:rsidRPr="00AE2F29">
        <w:rPr>
          <w:rFonts w:ascii="Times New Roman" w:eastAsia="宋体" w:hAnsi="Times New Roman" w:cs="Times New Roman"/>
          <w:sz w:val="21"/>
          <w:szCs w:val="21"/>
          <w:lang w:val="fr-FR"/>
          <w14:ligatures w14:val="none"/>
        </w:rPr>
        <w:t>世纪的那些</w:t>
      </w:r>
      <w:r w:rsidR="00B54BA4">
        <w:rPr>
          <w:rFonts w:ascii="Times New Roman" w:eastAsia="宋体" w:hAnsi="Times New Roman" w:cs="Times New Roman" w:hint="eastAsia"/>
          <w:sz w:val="21"/>
          <w:szCs w:val="21"/>
          <w:lang w:val="fr-FR"/>
          <w14:ligatures w14:val="none"/>
        </w:rPr>
        <w:t>勇士</w:t>
      </w:r>
      <w:r w:rsidRPr="00AE2F29">
        <w:rPr>
          <w:rFonts w:ascii="Times New Roman" w:eastAsia="宋体" w:hAnsi="Times New Roman" w:cs="Times New Roman"/>
          <w:sz w:val="21"/>
          <w:szCs w:val="21"/>
          <w:lang w:val="fr-FR"/>
          <w14:ligatures w14:val="none"/>
        </w:rPr>
        <w:t>，指责他们成为作家（</w:t>
      </w:r>
      <w:r w:rsidRPr="00AE2F29">
        <w:rPr>
          <w:rFonts w:ascii="Times New Roman" w:eastAsia="宋体" w:hAnsi="Times New Roman" w:cs="Times New Roman"/>
          <w:sz w:val="21"/>
          <w:szCs w:val="21"/>
          <w:lang w:val="fr-FR"/>
          <w14:ligatures w14:val="none"/>
        </w:rPr>
        <w:t>être écrivains</w:t>
      </w:r>
      <w:r w:rsidRPr="00AE2F29">
        <w:rPr>
          <w:rFonts w:ascii="Times New Roman" w:eastAsia="宋体" w:hAnsi="Times New Roman" w:cs="Times New Roman"/>
          <w:sz w:val="21"/>
          <w:szCs w:val="21"/>
          <w:lang w:val="fr-FR"/>
          <w14:ligatures w14:val="none"/>
        </w:rPr>
        <w:t>）来得直接。那些佯装清高的人，其不道德程度几乎与常人无异，只是作家比他们更逊一筹罢了；对他们</w:t>
      </w:r>
      <w:r w:rsidR="003604F1">
        <w:rPr>
          <w:rFonts w:ascii="Times New Roman" w:eastAsia="宋体" w:hAnsi="Times New Roman" w:cs="Times New Roman" w:hint="eastAsia"/>
          <w:sz w:val="21"/>
          <w:szCs w:val="21"/>
          <w:lang w:val="fr-FR"/>
          <w14:ligatures w14:val="none"/>
        </w:rPr>
        <w:t>而言</w:t>
      </w:r>
      <w:r w:rsidRPr="00AE2F29">
        <w:rPr>
          <w:rFonts w:ascii="Times New Roman" w:eastAsia="宋体" w:hAnsi="Times New Roman" w:cs="Times New Roman"/>
          <w:sz w:val="21"/>
          <w:szCs w:val="21"/>
          <w:lang w:val="fr-FR"/>
          <w14:ligatures w14:val="none"/>
        </w:rPr>
        <w:t>，就像对其他人一样，在任何时刻，任何事情中，善都是无聊的，恶则或多或少地更具有</w:t>
      </w:r>
      <w:r w:rsidR="003604F1">
        <w:rPr>
          <w:rFonts w:ascii="Times New Roman" w:eastAsia="宋体" w:hAnsi="Times New Roman" w:cs="Times New Roman" w:hint="eastAsia"/>
          <w:sz w:val="21"/>
          <w:szCs w:val="21"/>
          <w:lang w:val="fr-FR"/>
          <w14:ligatures w14:val="none"/>
        </w:rPr>
        <w:t>魅力</w:t>
      </w:r>
      <w:r w:rsidRPr="00AE2F29">
        <w:rPr>
          <w:rFonts w:ascii="Times New Roman" w:eastAsia="宋体" w:hAnsi="Times New Roman" w:cs="Times New Roman"/>
          <w:sz w:val="21"/>
          <w:szCs w:val="21"/>
          <w:lang w:val="fr-FR"/>
          <w14:ligatures w14:val="none"/>
        </w:rPr>
        <w:t>。据此</w:t>
      </w:r>
      <w:r w:rsidR="00D74161">
        <w:rPr>
          <w:rFonts w:ascii="Times New Roman" w:eastAsia="宋体" w:hAnsi="Times New Roman" w:cs="Times New Roman" w:hint="eastAsia"/>
          <w:sz w:val="21"/>
          <w:szCs w:val="21"/>
          <w:lang w:val="fr-FR"/>
          <w14:ligatures w14:val="none"/>
        </w:rPr>
        <w:t>，</w:t>
      </w:r>
      <w:r w:rsidR="00CB09B7">
        <w:rPr>
          <w:rFonts w:ascii="Times New Roman" w:eastAsia="宋体" w:hAnsi="Times New Roman" w:cs="Times New Roman" w:hint="eastAsia"/>
          <w:sz w:val="21"/>
          <w:szCs w:val="21"/>
          <w:lang w:val="fr-FR"/>
          <w14:ligatures w14:val="none"/>
        </w:rPr>
        <w:t>便</w:t>
      </w:r>
      <w:r w:rsidRPr="00AE2F29">
        <w:rPr>
          <w:rFonts w:ascii="Times New Roman" w:eastAsia="宋体" w:hAnsi="Times New Roman" w:cs="Times New Roman"/>
          <w:sz w:val="21"/>
          <w:szCs w:val="21"/>
          <w:lang w:val="fr-FR"/>
          <w14:ligatures w14:val="none"/>
        </w:rPr>
        <w:t>可以对全部文学一概加以谴责。为什么不呢？作家和读者会大声疾呼：道德与否不能构成一种审美标准。但他们必须证明</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而他们从未这样做过</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人们只应以审美的标准看待文学。既然读者并不是</w:t>
      </w:r>
      <w:r w:rsidR="00D74161">
        <w:rPr>
          <w:rFonts w:ascii="Times New Roman" w:eastAsia="宋体" w:hAnsi="Times New Roman" w:cs="Times New Roman" w:hint="eastAsia"/>
          <w:sz w:val="21"/>
          <w:szCs w:val="21"/>
          <w:lang w:val="fr-FR"/>
          <w14:ligatures w14:val="none"/>
        </w:rPr>
        <w:t>某种</w:t>
      </w:r>
      <w:r w:rsidRPr="00AE2F29">
        <w:rPr>
          <w:rFonts w:ascii="Times New Roman" w:eastAsia="宋体" w:hAnsi="Times New Roman" w:cs="Times New Roman"/>
          <w:sz w:val="21"/>
          <w:szCs w:val="21"/>
          <w:lang w:val="fr-FR"/>
          <w14:ligatures w14:val="none"/>
        </w:rPr>
        <w:t>特殊的</w:t>
      </w:r>
      <w:r w:rsidR="00D74161">
        <w:rPr>
          <w:rFonts w:ascii="Times New Roman" w:eastAsia="宋体" w:hAnsi="Times New Roman" w:cs="Times New Roman" w:hint="eastAsia"/>
          <w:sz w:val="21"/>
          <w:szCs w:val="21"/>
          <w:lang w:val="fr-FR"/>
          <w14:ligatures w14:val="none"/>
        </w:rPr>
        <w:t>族类</w:t>
      </w:r>
      <w:r w:rsidRPr="00AE2F29">
        <w:rPr>
          <w:rFonts w:ascii="Times New Roman" w:eastAsia="宋体" w:hAnsi="Times New Roman" w:cs="Times New Roman"/>
          <w:sz w:val="21"/>
          <w:szCs w:val="21"/>
          <w:lang w:val="fr-FR"/>
          <w14:ligatures w14:val="none"/>
        </w:rPr>
        <w:t>，既然从事阅读的人也同其他人一样，还在阅读之外从事着形形色色的活动，那么，文学就绝无可能从所有人类活动都要遵守的善恶范畴中得到豁免。每项人类活动都在施行（</w:t>
      </w:r>
      <w:r w:rsidRPr="00AE2F29">
        <w:rPr>
          <w:rFonts w:ascii="Times New Roman" w:eastAsia="宋体" w:hAnsi="Times New Roman" w:cs="Times New Roman"/>
          <w:sz w:val="21"/>
          <w:szCs w:val="21"/>
          <w:lang w:val="fr-FR"/>
          <w14:ligatures w14:val="none"/>
        </w:rPr>
        <w:t>exécution</w:t>
      </w:r>
      <w:r w:rsidRPr="00AE2F29">
        <w:rPr>
          <w:rFonts w:ascii="Times New Roman" w:eastAsia="宋体" w:hAnsi="Times New Roman" w:cs="Times New Roman"/>
          <w:sz w:val="21"/>
          <w:szCs w:val="21"/>
          <w:lang w:val="fr-FR"/>
          <w14:ligatures w14:val="none"/>
        </w:rPr>
        <w:t>）和原则（</w:t>
      </w:r>
      <w:r w:rsidRPr="00AE2F29">
        <w:rPr>
          <w:rFonts w:ascii="Times New Roman" w:eastAsia="宋体" w:hAnsi="Times New Roman" w:cs="Times New Roman"/>
          <w:sz w:val="21"/>
          <w:szCs w:val="21"/>
          <w:lang w:val="fr-FR"/>
          <w14:ligatures w14:val="none"/>
        </w:rPr>
        <w:t>principe</w:t>
      </w:r>
      <w:r w:rsidRPr="00AE2F29">
        <w:rPr>
          <w:rFonts w:ascii="Times New Roman" w:eastAsia="宋体" w:hAnsi="Times New Roman" w:cs="Times New Roman"/>
          <w:sz w:val="21"/>
          <w:szCs w:val="21"/>
          <w:lang w:val="fr-FR"/>
          <w14:ligatures w14:val="none"/>
        </w:rPr>
        <w:t>）的双重层面上同善恶发生关联。因此，既可以从前一方面区分一本书的好坏，也可以从后一方面判断它的善恶。</w:t>
      </w:r>
    </w:p>
    <w:p w14:paraId="3116CC8A" w14:textId="7A243885"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然而，虚构不仅滋生文学中的不道德，而且滋生生活中的不道德。因为我们生活的全部内容几乎都是由虚构组成的。我们</w:t>
      </w:r>
      <w:r w:rsidR="005634A0">
        <w:rPr>
          <w:rFonts w:ascii="Times New Roman" w:eastAsia="宋体" w:hAnsi="Times New Roman" w:cs="Times New Roman" w:hint="eastAsia"/>
          <w:sz w:val="21"/>
          <w:szCs w:val="21"/>
          <w:lang w:val="fr-FR"/>
          <w14:ligatures w14:val="none"/>
        </w:rPr>
        <w:t>会</w:t>
      </w:r>
      <w:r w:rsidRPr="00AE2F29">
        <w:rPr>
          <w:rFonts w:ascii="Times New Roman" w:eastAsia="宋体" w:hAnsi="Times New Roman" w:cs="Times New Roman"/>
          <w:sz w:val="21"/>
          <w:szCs w:val="21"/>
          <w:lang w:val="fr-FR"/>
          <w14:ligatures w14:val="none"/>
        </w:rPr>
        <w:t>为自己讲述我们的未来。若我们缺少对真实的英雄般（</w:t>
      </w:r>
      <w:r w:rsidRPr="00AE2F29">
        <w:rPr>
          <w:rFonts w:ascii="Times New Roman" w:eastAsia="宋体" w:hAnsi="Times New Roman" w:cs="Times New Roman"/>
          <w:sz w:val="21"/>
          <w:szCs w:val="21"/>
          <w:lang w:val="fr-FR"/>
          <w14:ligatures w14:val="none"/>
        </w:rPr>
        <w:t>héroïque</w:t>
      </w:r>
      <w:r w:rsidRPr="00AE2F29">
        <w:rPr>
          <w:rFonts w:ascii="Times New Roman" w:eastAsia="宋体" w:hAnsi="Times New Roman" w:cs="Times New Roman"/>
          <w:sz w:val="21"/>
          <w:szCs w:val="21"/>
          <w:lang w:val="fr-FR"/>
          <w14:ligatures w14:val="none"/>
        </w:rPr>
        <w:t>）的热爱，就还会按照自己的喜好重新塑造和讲述我们的过去。我们从未看见他人，而只是不停地给自己讲述他们在想什么，说什么，做什么。正如小说家经常从新闻上摘取情节一样，现实为我们提供了一些元素，但我们却将它们包裹到价值颠倒的迷雾中，在其中，正如在一切小说中，恶富有魅力，善令人生厌。只有当现实给我们以足够猛烈的一击时，我们才会有一瞬的醒觉，比如当我们靠近一位圣人，或当我们落入苦难或罪恶的境地时，我们才会在一瞬间</w:t>
      </w:r>
      <w:proofErr w:type="gramStart"/>
      <w:r w:rsidRPr="00AE2F29">
        <w:rPr>
          <w:rFonts w:ascii="Times New Roman" w:eastAsia="宋体" w:hAnsi="Times New Roman" w:cs="Times New Roman"/>
          <w:sz w:val="21"/>
          <w:szCs w:val="21"/>
          <w:lang w:val="fr-FR"/>
          <w14:ligatures w14:val="none"/>
        </w:rPr>
        <w:t>感受到恶的</w:t>
      </w:r>
      <w:proofErr w:type="gramEnd"/>
      <w:r w:rsidRPr="00AE2F29">
        <w:rPr>
          <w:rFonts w:ascii="Times New Roman" w:eastAsia="宋体" w:hAnsi="Times New Roman" w:cs="Times New Roman"/>
          <w:sz w:val="21"/>
          <w:szCs w:val="21"/>
          <w:lang w:val="fr-FR"/>
          <w14:ligatures w14:val="none"/>
        </w:rPr>
        <w:t>单调可怕，或善的不可思议。但很快，我们便会重新陷入常人的那种半梦半醒的闲谈（</w:t>
      </w:r>
      <w:r w:rsidRPr="00AE2F29">
        <w:rPr>
          <w:rFonts w:ascii="Times New Roman" w:eastAsia="宋体" w:hAnsi="Times New Roman" w:cs="Times New Roman"/>
          <w:sz w:val="21"/>
          <w:szCs w:val="21"/>
          <w:lang w:val="fr-FR"/>
          <w14:ligatures w14:val="none"/>
        </w:rPr>
        <w:t>bavardages</w:t>
      </w:r>
      <w:r w:rsidRPr="00AE2F29">
        <w:rPr>
          <w:rFonts w:ascii="Times New Roman" w:eastAsia="宋体" w:hAnsi="Times New Roman" w:cs="Times New Roman"/>
          <w:sz w:val="21"/>
          <w:szCs w:val="21"/>
          <w:lang w:val="fr-FR"/>
          <w14:ligatures w14:val="none"/>
        </w:rPr>
        <w:t>）状态。然而，还有一种东西也具有唤醒我们达</w:t>
      </w:r>
      <w:proofErr w:type="gramStart"/>
      <w:r w:rsidRPr="00AE2F29">
        <w:rPr>
          <w:rFonts w:ascii="Times New Roman" w:eastAsia="宋体" w:hAnsi="Times New Roman" w:cs="Times New Roman"/>
          <w:sz w:val="21"/>
          <w:szCs w:val="21"/>
          <w:lang w:val="fr-FR"/>
          <w14:ligatures w14:val="none"/>
        </w:rPr>
        <w:t>至真实</w:t>
      </w:r>
      <w:proofErr w:type="gramEnd"/>
      <w:r w:rsidRPr="00AE2F29">
        <w:rPr>
          <w:rFonts w:ascii="Times New Roman" w:eastAsia="宋体" w:hAnsi="Times New Roman" w:cs="Times New Roman"/>
          <w:sz w:val="21"/>
          <w:szCs w:val="21"/>
          <w:lang w:val="fr-FR"/>
          <w14:ligatures w14:val="none"/>
        </w:rPr>
        <w:t>的力量。这便是天才作家的作品，至少是那些具有一流天才并且</w:t>
      </w:r>
      <w:r w:rsidR="00E220A4">
        <w:rPr>
          <w:rFonts w:ascii="Times New Roman" w:eastAsia="宋体" w:hAnsi="Times New Roman" w:cs="Times New Roman" w:hint="eastAsia"/>
          <w:sz w:val="21"/>
          <w:szCs w:val="21"/>
          <w:lang w:val="fr-FR"/>
          <w14:ligatures w14:val="none"/>
        </w:rPr>
        <w:t>已</w:t>
      </w:r>
      <w:proofErr w:type="gramStart"/>
      <w:r w:rsidRPr="00AE2F29">
        <w:rPr>
          <w:rFonts w:ascii="Times New Roman" w:eastAsia="宋体" w:hAnsi="Times New Roman" w:cs="Times New Roman"/>
          <w:sz w:val="21"/>
          <w:szCs w:val="21"/>
          <w:lang w:val="fr-FR"/>
          <w14:ligatures w14:val="none"/>
        </w:rPr>
        <w:t>臻醇熟</w:t>
      </w:r>
      <w:proofErr w:type="gramEnd"/>
      <w:r w:rsidRPr="00AE2F29">
        <w:rPr>
          <w:rFonts w:ascii="Times New Roman" w:eastAsia="宋体" w:hAnsi="Times New Roman" w:cs="Times New Roman"/>
          <w:sz w:val="21"/>
          <w:szCs w:val="21"/>
          <w:lang w:val="fr-FR"/>
          <w14:ligatures w14:val="none"/>
        </w:rPr>
        <w:t>的作家的作品。这些作品超出了小说的范畴，具有带我们走出虚构的力量。它们以虚构的形式，为我们提供了某种</w:t>
      </w:r>
      <w:r w:rsidR="00482207" w:rsidRPr="00AE2F29">
        <w:rPr>
          <w:rFonts w:ascii="Times New Roman" w:eastAsia="宋体" w:hAnsi="Times New Roman" w:cs="Times New Roman"/>
          <w:sz w:val="21"/>
          <w:szCs w:val="21"/>
          <w:lang w:val="fr-FR"/>
          <w14:ligatures w14:val="none"/>
        </w:rPr>
        <w:t>媲美</w:t>
      </w:r>
      <w:r w:rsidRPr="00AE2F29">
        <w:rPr>
          <w:rFonts w:ascii="Times New Roman" w:eastAsia="宋体" w:hAnsi="Times New Roman" w:cs="Times New Roman"/>
          <w:sz w:val="21"/>
          <w:szCs w:val="21"/>
          <w:lang w:val="fr-FR"/>
          <w14:ligatures w14:val="none"/>
        </w:rPr>
        <w:t>现实的深度，即那种生活每天都呈现给我们的深度，但我们却因沉溺谎言，而从未领会到它。</w:t>
      </w:r>
    </w:p>
    <w:p w14:paraId="52B19A01" w14:textId="7293EDC7"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虽然这些作家的作品是由文字组成的，但支配灵魂的重力仍存在于其中。它不仅存在于其中，而且会显现出来。在灵魂中，尽管我们经常</w:t>
      </w:r>
      <w:r w:rsidR="00084613">
        <w:rPr>
          <w:rFonts w:ascii="Times New Roman" w:eastAsia="宋体" w:hAnsi="Times New Roman" w:cs="Times New Roman" w:hint="eastAsia"/>
          <w:sz w:val="21"/>
          <w:szCs w:val="21"/>
          <w:lang w:val="fr-FR"/>
          <w14:ligatures w14:val="none"/>
        </w:rPr>
        <w:t>能</w:t>
      </w:r>
      <w:r w:rsidR="00B70997">
        <w:rPr>
          <w:rFonts w:ascii="Times New Roman" w:eastAsia="宋体" w:hAnsi="Times New Roman" w:cs="Times New Roman" w:hint="eastAsia"/>
          <w:sz w:val="21"/>
          <w:szCs w:val="21"/>
          <w:lang w:val="fr-FR"/>
          <w14:ligatures w14:val="none"/>
        </w:rPr>
        <w:t>感受到</w:t>
      </w:r>
      <w:r w:rsidRPr="00AE2F29">
        <w:rPr>
          <w:rFonts w:ascii="Times New Roman" w:eastAsia="宋体" w:hAnsi="Times New Roman" w:cs="Times New Roman"/>
          <w:sz w:val="21"/>
          <w:szCs w:val="21"/>
          <w:lang w:val="fr-FR"/>
          <w14:ligatures w14:val="none"/>
        </w:rPr>
        <w:t>这种重力，但它却往往</w:t>
      </w:r>
      <w:r w:rsidR="00B70997">
        <w:rPr>
          <w:rFonts w:ascii="Times New Roman" w:eastAsia="宋体" w:hAnsi="Times New Roman" w:cs="Times New Roman" w:hint="eastAsia"/>
          <w:sz w:val="21"/>
          <w:szCs w:val="21"/>
          <w:lang w:val="fr-FR"/>
          <w14:ligatures w14:val="none"/>
        </w:rPr>
        <w:t>被</w:t>
      </w:r>
      <w:r w:rsidRPr="00AE2F29">
        <w:rPr>
          <w:rFonts w:ascii="Times New Roman" w:eastAsia="宋体" w:hAnsi="Times New Roman" w:cs="Times New Roman"/>
          <w:sz w:val="21"/>
          <w:szCs w:val="21"/>
          <w:lang w:val="fr-FR"/>
          <w14:ligatures w14:val="none"/>
        </w:rPr>
        <w:t>自身所产生的各种</w:t>
      </w:r>
      <w:r w:rsidR="00EE4B7D">
        <w:rPr>
          <w:rFonts w:ascii="Times New Roman" w:eastAsia="宋体" w:hAnsi="Times New Roman" w:cs="Times New Roman" w:hint="eastAsia"/>
          <w:sz w:val="21"/>
          <w:szCs w:val="21"/>
          <w:lang w:val="fr-FR"/>
          <w14:ligatures w14:val="none"/>
        </w:rPr>
        <w:t>效应</w:t>
      </w:r>
      <w:r w:rsidRPr="00AE2F29">
        <w:rPr>
          <w:rFonts w:ascii="Times New Roman" w:eastAsia="宋体" w:hAnsi="Times New Roman" w:cs="Times New Roman"/>
          <w:sz w:val="21"/>
          <w:szCs w:val="21"/>
          <w:lang w:val="fr-FR"/>
          <w14:ligatures w14:val="none"/>
        </w:rPr>
        <w:t>所掩盖；对恶的屈从总是伴随着错误</w:t>
      </w:r>
      <w:r w:rsidR="00B70997">
        <w:rPr>
          <w:rFonts w:ascii="Times New Roman" w:eastAsia="宋体" w:hAnsi="Times New Roman" w:cs="Times New Roman" w:hint="eastAsia"/>
          <w:sz w:val="21"/>
          <w:szCs w:val="21"/>
          <w:lang w:val="fr-FR"/>
          <w14:ligatures w14:val="none"/>
        </w:rPr>
        <w:t>与</w:t>
      </w:r>
      <w:r w:rsidRPr="00AE2F29">
        <w:rPr>
          <w:rFonts w:ascii="Times New Roman" w:eastAsia="宋体" w:hAnsi="Times New Roman" w:cs="Times New Roman"/>
          <w:sz w:val="21"/>
          <w:szCs w:val="21"/>
          <w:lang w:val="fr-FR"/>
          <w14:ligatures w14:val="none"/>
        </w:rPr>
        <w:t>谎言。</w:t>
      </w:r>
      <w:r w:rsidR="006547ED">
        <w:rPr>
          <w:rFonts w:ascii="Times New Roman" w:eastAsia="宋体" w:hAnsi="Times New Roman" w:cs="Times New Roman" w:hint="eastAsia"/>
          <w:sz w:val="21"/>
          <w:szCs w:val="21"/>
          <w:lang w:val="fr-FR"/>
          <w14:ligatures w14:val="none"/>
        </w:rPr>
        <w:t>一切</w:t>
      </w:r>
      <w:r w:rsidRPr="00AE2F29">
        <w:rPr>
          <w:rFonts w:ascii="Times New Roman" w:eastAsia="宋体" w:hAnsi="Times New Roman" w:cs="Times New Roman"/>
          <w:sz w:val="21"/>
          <w:szCs w:val="21"/>
          <w:lang w:val="fr-FR"/>
          <w14:ligatures w14:val="none"/>
        </w:rPr>
        <w:t>被冲下残酷或</w:t>
      </w:r>
      <w:r w:rsidR="00EE4B7D">
        <w:rPr>
          <w:rFonts w:ascii="Times New Roman" w:eastAsia="宋体" w:hAnsi="Times New Roman" w:cs="Times New Roman" w:hint="eastAsia"/>
          <w:sz w:val="21"/>
          <w:szCs w:val="21"/>
          <w:lang w:val="fr-FR"/>
          <w14:ligatures w14:val="none"/>
        </w:rPr>
        <w:t>恐怖</w:t>
      </w:r>
      <w:r w:rsidRPr="00AE2F29">
        <w:rPr>
          <w:rFonts w:ascii="Times New Roman" w:eastAsia="宋体" w:hAnsi="Times New Roman" w:cs="Times New Roman"/>
          <w:sz w:val="21"/>
          <w:szCs w:val="21"/>
          <w:lang w:val="fr-FR"/>
          <w14:ligatures w14:val="none"/>
        </w:rPr>
        <w:t>的陡坡的人，都</w:t>
      </w:r>
      <w:r w:rsidR="006547ED">
        <w:rPr>
          <w:rFonts w:ascii="Times New Roman" w:eastAsia="宋体" w:hAnsi="Times New Roman" w:cs="Times New Roman" w:hint="eastAsia"/>
          <w:sz w:val="21"/>
          <w:szCs w:val="21"/>
          <w:lang w:val="fr-FR"/>
          <w14:ligatures w14:val="none"/>
        </w:rPr>
        <w:t>难以</w:t>
      </w:r>
      <w:r w:rsidRPr="00AE2F29">
        <w:rPr>
          <w:rFonts w:ascii="Times New Roman" w:eastAsia="宋体" w:hAnsi="Times New Roman" w:cs="Times New Roman"/>
          <w:sz w:val="21"/>
          <w:szCs w:val="21"/>
          <w:lang w:val="fr-FR"/>
          <w14:ligatures w14:val="none"/>
        </w:rPr>
        <w:t>弄清推动着他的力量的本性（</w:t>
      </w:r>
      <w:r w:rsidRPr="00AE2F29">
        <w:rPr>
          <w:rFonts w:ascii="Times New Roman" w:eastAsia="宋体" w:hAnsi="Times New Roman" w:cs="Times New Roman"/>
          <w:sz w:val="21"/>
          <w:szCs w:val="21"/>
          <w:lang w:val="fr-FR"/>
          <w14:ligatures w14:val="none"/>
        </w:rPr>
        <w:t>nature</w:t>
      </w:r>
      <w:r w:rsidRPr="00AE2F29">
        <w:rPr>
          <w:rFonts w:ascii="Times New Roman" w:eastAsia="宋体" w:hAnsi="Times New Roman" w:cs="Times New Roman"/>
          <w:sz w:val="21"/>
          <w:szCs w:val="21"/>
          <w:lang w:val="fr-FR"/>
          <w14:ligatures w14:val="none"/>
        </w:rPr>
        <w:t>），更无法辨别这种力量与它所包含的</w:t>
      </w:r>
      <w:r w:rsidR="005057CA">
        <w:rPr>
          <w:rFonts w:ascii="Times New Roman" w:eastAsia="宋体" w:hAnsi="Times New Roman" w:cs="Times New Roman" w:hint="eastAsia"/>
          <w:sz w:val="21"/>
          <w:szCs w:val="21"/>
          <w:lang w:val="fr-FR"/>
          <w14:ligatures w14:val="none"/>
        </w:rPr>
        <w:t>全部</w:t>
      </w:r>
      <w:r w:rsidRPr="00AE2F29">
        <w:rPr>
          <w:rFonts w:ascii="Times New Roman" w:eastAsia="宋体" w:hAnsi="Times New Roman" w:cs="Times New Roman"/>
          <w:sz w:val="21"/>
          <w:szCs w:val="21"/>
          <w:lang w:val="fr-FR"/>
          <w14:ligatures w14:val="none"/>
        </w:rPr>
        <w:t>条件之间的关系。在由天才缀连起来的文字中，几个坡面同时可见可感，并且如它们实际所是的那样彼此相系，而读者或听众却不必从任何一个陡坡上滑落。他们感知作品中的重力，</w:t>
      </w:r>
      <w:r w:rsidRPr="00AE2F29">
        <w:rPr>
          <w:rFonts w:ascii="Times New Roman" w:eastAsia="宋体" w:hAnsi="Times New Roman" w:cs="Times New Roman"/>
          <w:sz w:val="21"/>
          <w:szCs w:val="21"/>
          <w:lang w:val="fr-FR"/>
          <w14:ligatures w14:val="none"/>
        </w:rPr>
        <w:lastRenderedPageBreak/>
        <w:t>有如在安全</w:t>
      </w:r>
      <w:r w:rsidR="00DE2452">
        <w:rPr>
          <w:rFonts w:ascii="Times New Roman" w:eastAsia="宋体" w:hAnsi="Times New Roman" w:cs="Times New Roman" w:hint="eastAsia"/>
          <w:sz w:val="21"/>
          <w:szCs w:val="21"/>
          <w:lang w:val="fr-FR"/>
          <w14:ligatures w14:val="none"/>
        </w:rPr>
        <w:t>而</w:t>
      </w:r>
      <w:r w:rsidRPr="00AE2F29">
        <w:rPr>
          <w:rFonts w:ascii="Times New Roman" w:eastAsia="宋体" w:hAnsi="Times New Roman" w:cs="Times New Roman"/>
          <w:sz w:val="21"/>
          <w:szCs w:val="21"/>
          <w:lang w:val="fr-FR"/>
          <w14:ligatures w14:val="none"/>
        </w:rPr>
        <w:t>又清醒的状态下俯瞰悬崖</w:t>
      </w:r>
      <w:r w:rsidR="00AC045B">
        <w:rPr>
          <w:rFonts w:ascii="Times New Roman" w:eastAsia="宋体" w:hAnsi="Times New Roman" w:cs="Times New Roman" w:hint="eastAsia"/>
          <w:sz w:val="21"/>
          <w:szCs w:val="21"/>
          <w:lang w:val="fr-FR"/>
          <w14:ligatures w14:val="none"/>
        </w:rPr>
        <w:t>，</w:t>
      </w:r>
      <w:r w:rsidRPr="00AE2F29">
        <w:rPr>
          <w:rFonts w:ascii="Times New Roman" w:eastAsia="宋体" w:hAnsi="Times New Roman" w:cs="Times New Roman"/>
          <w:sz w:val="21"/>
          <w:szCs w:val="21"/>
          <w:lang w:val="fr-FR"/>
          <w14:ligatures w14:val="none"/>
        </w:rPr>
        <w:t>能够在悬崖的结构中辨别出其形式的多样和统一。正因为这样，在《伊利亚特》中，胜利和失败的坡面才</w:t>
      </w:r>
      <w:r w:rsidR="003F0E1B">
        <w:rPr>
          <w:rFonts w:ascii="Times New Roman" w:eastAsia="宋体" w:hAnsi="Times New Roman" w:cs="Times New Roman" w:hint="eastAsia"/>
          <w:sz w:val="21"/>
          <w:szCs w:val="21"/>
          <w:lang w:val="fr-FR"/>
          <w14:ligatures w14:val="none"/>
        </w:rPr>
        <w:t>变得</w:t>
      </w:r>
      <w:r w:rsidRPr="00AE2F29">
        <w:rPr>
          <w:rFonts w:ascii="Times New Roman" w:eastAsia="宋体" w:hAnsi="Times New Roman" w:cs="Times New Roman"/>
          <w:sz w:val="21"/>
          <w:szCs w:val="21"/>
          <w:lang w:val="fr-FR"/>
          <w14:ligatures w14:val="none"/>
        </w:rPr>
        <w:t>同时可见可感，而对一个处在真实战场上的士兵来说</w:t>
      </w:r>
      <w:r w:rsidR="003F0E1B">
        <w:rPr>
          <w:rFonts w:ascii="Times New Roman" w:eastAsia="宋体" w:hAnsi="Times New Roman" w:cs="Times New Roman" w:hint="eastAsia"/>
          <w:sz w:val="21"/>
          <w:szCs w:val="21"/>
          <w:lang w:val="fr-FR"/>
          <w14:ligatures w14:val="none"/>
        </w:rPr>
        <w:t>，</w:t>
      </w:r>
      <w:r w:rsidRPr="00AE2F29">
        <w:rPr>
          <w:rFonts w:ascii="Times New Roman" w:eastAsia="宋体" w:hAnsi="Times New Roman" w:cs="Times New Roman"/>
          <w:sz w:val="21"/>
          <w:szCs w:val="21"/>
          <w:lang w:val="fr-FR"/>
          <w14:ligatures w14:val="none"/>
        </w:rPr>
        <w:t>情况却绝非如此。埃斯库罗斯和索福克勒斯的戏剧，莎士比亚的某些作品，拉辛的《费德尔》</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在法国</w:t>
      </w:r>
      <w:proofErr w:type="gramStart"/>
      <w:r w:rsidRPr="00AE2F29">
        <w:rPr>
          <w:rFonts w:ascii="Times New Roman" w:eastAsia="宋体" w:hAnsi="Times New Roman" w:cs="Times New Roman"/>
          <w:sz w:val="21"/>
          <w:szCs w:val="21"/>
          <w:lang w:val="fr-FR"/>
          <w14:ligatures w14:val="none"/>
        </w:rPr>
        <w:t>肃</w:t>
      </w:r>
      <w:proofErr w:type="gramEnd"/>
      <w:r w:rsidRPr="00AE2F29">
        <w:rPr>
          <w:rFonts w:ascii="Times New Roman" w:eastAsia="宋体" w:hAnsi="Times New Roman" w:cs="Times New Roman"/>
          <w:sz w:val="21"/>
          <w:szCs w:val="21"/>
          <w:lang w:val="fr-FR"/>
          <w14:ligatures w14:val="none"/>
        </w:rPr>
        <w:t>剧中独树一帜</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莫里哀的几部谐剧，</w:t>
      </w:r>
      <w:proofErr w:type="gramStart"/>
      <w:r w:rsidRPr="00AE2F29">
        <w:rPr>
          <w:rFonts w:ascii="Times New Roman" w:eastAsia="宋体" w:hAnsi="Times New Roman" w:cs="Times New Roman"/>
          <w:sz w:val="21"/>
          <w:szCs w:val="21"/>
          <w:lang w:val="fr-FR"/>
          <w14:ligatures w14:val="none"/>
        </w:rPr>
        <w:t>维庸的</w:t>
      </w:r>
      <w:proofErr w:type="gramEnd"/>
      <w:r w:rsidRPr="00AE2F29">
        <w:rPr>
          <w:rFonts w:ascii="Times New Roman" w:eastAsia="宋体" w:hAnsi="Times New Roman" w:cs="Times New Roman"/>
          <w:sz w:val="21"/>
          <w:szCs w:val="21"/>
          <w:lang w:val="fr-FR"/>
          <w14:ligatures w14:val="none"/>
        </w:rPr>
        <w:t>《大遗嘱集》，都包含有这种唯有天才能把捉到的重力。善恶</w:t>
      </w:r>
      <w:r w:rsidR="00427272">
        <w:rPr>
          <w:rFonts w:ascii="Times New Roman" w:eastAsia="宋体" w:hAnsi="Times New Roman" w:cs="Times New Roman" w:hint="eastAsia"/>
          <w:sz w:val="21"/>
          <w:szCs w:val="21"/>
          <w:lang w:val="fr-FR"/>
          <w14:ligatures w14:val="none"/>
        </w:rPr>
        <w:t>的</w:t>
      </w:r>
      <w:r w:rsidRPr="00AE2F29">
        <w:rPr>
          <w:rFonts w:ascii="Times New Roman" w:eastAsia="宋体" w:hAnsi="Times New Roman" w:cs="Times New Roman"/>
          <w:sz w:val="21"/>
          <w:szCs w:val="21"/>
          <w:lang w:val="fr-FR"/>
          <w14:ligatures w14:val="none"/>
        </w:rPr>
        <w:t>真实面目</w:t>
      </w:r>
      <w:r w:rsidR="006339BB">
        <w:rPr>
          <w:rFonts w:ascii="Times New Roman" w:eastAsia="宋体" w:hAnsi="Times New Roman" w:cs="Times New Roman" w:hint="eastAsia"/>
          <w:sz w:val="21"/>
          <w:szCs w:val="21"/>
          <w:lang w:val="fr-FR"/>
          <w14:ligatures w14:val="none"/>
        </w:rPr>
        <w:t>被</w:t>
      </w:r>
      <w:r w:rsidRPr="00AE2F29">
        <w:rPr>
          <w:rFonts w:ascii="Times New Roman" w:eastAsia="宋体" w:hAnsi="Times New Roman" w:cs="Times New Roman"/>
          <w:sz w:val="21"/>
          <w:szCs w:val="21"/>
          <w:lang w:val="fr-FR"/>
          <w14:ligatures w14:val="none"/>
        </w:rPr>
        <w:t>这些作品</w:t>
      </w:r>
      <w:r w:rsidR="006339BB">
        <w:rPr>
          <w:rFonts w:ascii="Times New Roman" w:eastAsia="宋体" w:hAnsi="Times New Roman" w:cs="Times New Roman" w:hint="eastAsia"/>
          <w:sz w:val="21"/>
          <w:szCs w:val="21"/>
          <w:lang w:val="fr-FR"/>
          <w14:ligatures w14:val="none"/>
        </w:rPr>
        <w:t>呈现</w:t>
      </w:r>
      <w:r w:rsidRPr="00AE2F29">
        <w:rPr>
          <w:rFonts w:ascii="Times New Roman" w:eastAsia="宋体" w:hAnsi="Times New Roman" w:cs="Times New Roman"/>
          <w:sz w:val="21"/>
          <w:szCs w:val="21"/>
          <w:lang w:val="fr-FR"/>
          <w14:ligatures w14:val="none"/>
        </w:rPr>
        <w:t>。这些诗人具有天才，而且</w:t>
      </w:r>
      <w:r w:rsidR="006339BB">
        <w:rPr>
          <w:rFonts w:ascii="Times New Roman" w:eastAsia="宋体" w:hAnsi="Times New Roman" w:cs="Times New Roman" w:hint="eastAsia"/>
          <w:sz w:val="21"/>
          <w:szCs w:val="21"/>
          <w:lang w:val="fr-FR"/>
          <w14:ligatures w14:val="none"/>
        </w:rPr>
        <w:t>他</w:t>
      </w:r>
      <w:r w:rsidRPr="00AE2F29">
        <w:rPr>
          <w:rFonts w:ascii="Times New Roman" w:eastAsia="宋体" w:hAnsi="Times New Roman" w:cs="Times New Roman"/>
          <w:sz w:val="21"/>
          <w:szCs w:val="21"/>
          <w:lang w:val="fr-FR"/>
          <w14:ligatures w14:val="none"/>
        </w:rPr>
        <w:t>们被导向了善。也有恶魔般的天才</w:t>
      </w:r>
      <w:r w:rsidR="006339BB">
        <w:rPr>
          <w:rFonts w:ascii="Times New Roman" w:eastAsia="宋体" w:hAnsi="Times New Roman" w:cs="Times New Roman" w:hint="eastAsia"/>
          <w:sz w:val="21"/>
          <w:szCs w:val="21"/>
          <w:lang w:val="fr-FR"/>
          <w14:ligatures w14:val="none"/>
        </w:rPr>
        <w:t>，</w:t>
      </w:r>
      <w:r w:rsidRPr="00AE2F29">
        <w:rPr>
          <w:rFonts w:ascii="Times New Roman" w:eastAsia="宋体" w:hAnsi="Times New Roman" w:cs="Times New Roman"/>
          <w:sz w:val="21"/>
          <w:szCs w:val="21"/>
          <w:lang w:val="fr-FR"/>
          <w14:ligatures w14:val="none"/>
        </w:rPr>
        <w:t>以及</w:t>
      </w:r>
      <w:r w:rsidR="006339BB">
        <w:rPr>
          <w:rFonts w:ascii="Times New Roman" w:eastAsia="宋体" w:hAnsi="Times New Roman" w:cs="Times New Roman" w:hint="eastAsia"/>
          <w:sz w:val="21"/>
          <w:szCs w:val="21"/>
          <w:lang w:val="fr-FR"/>
          <w14:ligatures w14:val="none"/>
        </w:rPr>
        <w:t>他</w:t>
      </w:r>
      <w:r w:rsidRPr="00AE2F29">
        <w:rPr>
          <w:rFonts w:ascii="Times New Roman" w:eastAsia="宋体" w:hAnsi="Times New Roman" w:cs="Times New Roman"/>
          <w:sz w:val="21"/>
          <w:szCs w:val="21"/>
          <w:lang w:val="fr-FR"/>
          <w14:ligatures w14:val="none"/>
        </w:rPr>
        <w:t>们的成熟。但是，由于天才的成熟在于</w:t>
      </w:r>
      <w:r w:rsidR="0079215E">
        <w:rPr>
          <w:rFonts w:ascii="Times New Roman" w:eastAsia="宋体" w:hAnsi="Times New Roman" w:cs="Times New Roman" w:hint="eastAsia"/>
          <w:sz w:val="21"/>
          <w:szCs w:val="21"/>
          <w:lang w:val="fr-FR"/>
          <w14:ligatures w14:val="none"/>
        </w:rPr>
        <w:t>与</w:t>
      </w:r>
      <w:r w:rsidRPr="00AE2F29">
        <w:rPr>
          <w:rFonts w:ascii="Times New Roman" w:eastAsia="宋体" w:hAnsi="Times New Roman" w:cs="Times New Roman"/>
          <w:sz w:val="21"/>
          <w:szCs w:val="21"/>
          <w:lang w:val="fr-FR"/>
          <w14:ligatures w14:val="none"/>
        </w:rPr>
        <w:t>善恶的</w:t>
      </w:r>
      <w:r w:rsidR="0079215E">
        <w:rPr>
          <w:rFonts w:ascii="Times New Roman" w:eastAsia="宋体" w:hAnsi="Times New Roman" w:cs="Times New Roman" w:hint="eastAsia"/>
          <w:sz w:val="21"/>
          <w:szCs w:val="21"/>
          <w:lang w:val="fr-FR"/>
          <w14:ligatures w14:val="none"/>
        </w:rPr>
        <w:t>实际</w:t>
      </w:r>
      <w:r w:rsidRPr="00AE2F29">
        <w:rPr>
          <w:rFonts w:ascii="Times New Roman" w:eastAsia="宋体" w:hAnsi="Times New Roman" w:cs="Times New Roman"/>
          <w:sz w:val="21"/>
          <w:szCs w:val="21"/>
          <w:lang w:val="fr-FR"/>
          <w14:ligatures w14:val="none"/>
        </w:rPr>
        <w:t>关系</w:t>
      </w:r>
      <w:r w:rsidR="0079215E">
        <w:rPr>
          <w:rFonts w:ascii="Times New Roman" w:eastAsia="宋体" w:hAnsi="Times New Roman" w:cs="Times New Roman" w:hint="eastAsia"/>
          <w:sz w:val="21"/>
          <w:szCs w:val="21"/>
          <w:lang w:val="fr-FR"/>
          <w14:ligatures w14:val="none"/>
        </w:rPr>
        <w:t>相符</w:t>
      </w:r>
      <w:r w:rsidRPr="00AE2F29">
        <w:rPr>
          <w:rFonts w:ascii="Times New Roman" w:eastAsia="宋体" w:hAnsi="Times New Roman" w:cs="Times New Roman"/>
          <w:sz w:val="21"/>
          <w:szCs w:val="21"/>
          <w:lang w:val="fr-FR"/>
          <w14:ligatures w14:val="none"/>
        </w:rPr>
        <w:t>，恶魔般的天才</w:t>
      </w:r>
      <w:r w:rsidR="00164FE5">
        <w:rPr>
          <w:rFonts w:ascii="Times New Roman" w:eastAsia="宋体" w:hAnsi="Times New Roman" w:cs="Times New Roman" w:hint="eastAsia"/>
          <w:sz w:val="21"/>
          <w:szCs w:val="21"/>
          <w:lang w:val="fr-FR"/>
          <w14:ligatures w14:val="none"/>
        </w:rPr>
        <w:t>一经成熟，其</w:t>
      </w:r>
      <w:r w:rsidRPr="00AE2F29">
        <w:rPr>
          <w:rFonts w:ascii="Times New Roman" w:eastAsia="宋体" w:hAnsi="Times New Roman" w:cs="Times New Roman"/>
          <w:sz w:val="21"/>
          <w:szCs w:val="21"/>
          <w:lang w:val="fr-FR"/>
          <w14:ligatures w14:val="none"/>
        </w:rPr>
        <w:t>作品就应当是沉默。兰波就是其最佳的范例和象征。</w:t>
      </w:r>
      <w:r w:rsidR="00164FE5" w:rsidRPr="00AE2F29">
        <w:rPr>
          <w:rFonts w:ascii="Times New Roman" w:eastAsia="宋体" w:hAnsi="Times New Roman" w:cs="Times New Roman"/>
          <w:sz w:val="21"/>
          <w:szCs w:val="21"/>
          <w:vertAlign w:val="superscript"/>
          <w:lang w:val="fr-FR"/>
          <w14:ligatures w14:val="none"/>
        </w:rPr>
        <w:footnoteReference w:id="19"/>
      </w:r>
    </w:p>
    <w:p w14:paraId="026E0A55" w14:textId="54263AE0"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那些既不具备第一流天才，也尚未</w:t>
      </w:r>
      <w:r w:rsidR="009D7CD2">
        <w:rPr>
          <w:rFonts w:ascii="Times New Roman" w:eastAsia="宋体" w:hAnsi="Times New Roman" w:cs="Times New Roman" w:hint="eastAsia"/>
          <w:sz w:val="21"/>
          <w:szCs w:val="21"/>
          <w:lang w:val="fr-FR"/>
          <w14:ligatures w14:val="none"/>
        </w:rPr>
        <w:t>臻于</w:t>
      </w:r>
      <w:r w:rsidRPr="00AE2F29">
        <w:rPr>
          <w:rFonts w:ascii="Times New Roman" w:eastAsia="宋体" w:hAnsi="Times New Roman" w:cs="Times New Roman"/>
          <w:sz w:val="21"/>
          <w:szCs w:val="21"/>
          <w:lang w:val="fr-FR"/>
          <w14:ligatures w14:val="none"/>
        </w:rPr>
        <w:t>成熟的作家们</w:t>
      </w:r>
      <w:r w:rsidR="00740E6E">
        <w:rPr>
          <w:rFonts w:ascii="Times New Roman" w:eastAsia="宋体" w:hAnsi="Times New Roman" w:cs="Times New Roman" w:hint="eastAsia"/>
          <w:sz w:val="21"/>
          <w:szCs w:val="21"/>
          <w:lang w:val="fr-FR"/>
          <w14:ligatures w14:val="none"/>
        </w:rPr>
        <w:t>亦</w:t>
      </w:r>
      <w:r w:rsidRPr="00AE2F29">
        <w:rPr>
          <w:rFonts w:ascii="Times New Roman" w:eastAsia="宋体" w:hAnsi="Times New Roman" w:cs="Times New Roman"/>
          <w:sz w:val="21"/>
          <w:szCs w:val="21"/>
          <w:lang w:val="fr-FR"/>
          <w14:ligatures w14:val="none"/>
        </w:rPr>
        <w:t>有其存在的独特理由，即创造一个有朝一日能够让那类天才出现于其中的环境（</w:t>
      </w:r>
      <w:r w:rsidRPr="00AE2F29">
        <w:rPr>
          <w:rFonts w:ascii="Times New Roman" w:eastAsia="宋体" w:hAnsi="Times New Roman" w:cs="Times New Roman"/>
          <w:sz w:val="21"/>
          <w:szCs w:val="21"/>
          <w:lang w:val="fr-FR"/>
          <w14:ligatures w14:val="none"/>
        </w:rPr>
        <w:t>milieu</w:t>
      </w:r>
      <w:r w:rsidRPr="00AE2F29">
        <w:rPr>
          <w:rFonts w:ascii="Times New Roman" w:eastAsia="宋体" w:hAnsi="Times New Roman" w:cs="Times New Roman"/>
          <w:sz w:val="21"/>
          <w:szCs w:val="21"/>
          <w:lang w:val="fr-FR"/>
          <w14:ligatures w14:val="none"/>
        </w:rPr>
        <w:t>）。这一职能是让他们得以存在的唯一理由，否则他们就不应存在，因为他们在其自然本性上被</w:t>
      </w:r>
      <w:r w:rsidR="0035528B">
        <w:rPr>
          <w:rFonts w:ascii="Times New Roman" w:eastAsia="宋体" w:hAnsi="Times New Roman" w:cs="Times New Roman" w:hint="eastAsia"/>
          <w:sz w:val="21"/>
          <w:szCs w:val="21"/>
          <w:lang w:val="fr-FR"/>
          <w14:ligatures w14:val="none"/>
        </w:rPr>
        <w:t>判定</w:t>
      </w:r>
      <w:r w:rsidRPr="00AE2F29">
        <w:rPr>
          <w:rFonts w:ascii="Times New Roman" w:eastAsia="宋体" w:hAnsi="Times New Roman" w:cs="Times New Roman"/>
          <w:sz w:val="21"/>
          <w:szCs w:val="21"/>
          <w:lang w:val="fr-FR"/>
          <w14:ligatures w14:val="none"/>
        </w:rPr>
        <w:t>为不道德。指责一个作家不道德，就是指责他</w:t>
      </w:r>
      <w:r w:rsidR="0035528B">
        <w:rPr>
          <w:rFonts w:ascii="Times New Roman" w:eastAsia="宋体" w:hAnsi="Times New Roman" w:cs="Times New Roman" w:hint="eastAsia"/>
          <w:sz w:val="21"/>
          <w:szCs w:val="21"/>
          <w:lang w:val="fr-FR"/>
          <w14:ligatures w14:val="none"/>
        </w:rPr>
        <w:t>并非</w:t>
      </w:r>
      <w:r w:rsidRPr="00AE2F29">
        <w:rPr>
          <w:rFonts w:ascii="Times New Roman" w:eastAsia="宋体" w:hAnsi="Times New Roman" w:cs="Times New Roman"/>
          <w:sz w:val="21"/>
          <w:szCs w:val="21"/>
          <w:lang w:val="fr-FR"/>
          <w14:ligatures w14:val="none"/>
        </w:rPr>
        <w:t>天才，或只是个二流的天才</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如果这种表达有意义的话</w:t>
      </w:r>
      <w:r w:rsidRPr="00AE2F29">
        <w:rPr>
          <w:rFonts w:ascii="Times New Roman" w:eastAsia="宋体" w:hAnsi="Times New Roman" w:cs="Times New Roman"/>
          <w:sz w:val="21"/>
          <w:szCs w:val="21"/>
          <w:lang w:val="fr-FR"/>
          <w14:ligatures w14:val="none"/>
        </w:rPr>
        <w:t>——</w:t>
      </w:r>
      <w:proofErr w:type="gramStart"/>
      <w:r w:rsidRPr="00AE2F29">
        <w:rPr>
          <w:rFonts w:ascii="Times New Roman" w:eastAsia="宋体" w:hAnsi="Times New Roman" w:cs="Times New Roman"/>
          <w:sz w:val="21"/>
          <w:szCs w:val="21"/>
          <w:lang w:val="fr-FR"/>
          <w14:ligatures w14:val="none"/>
        </w:rPr>
        <w:t>亦或</w:t>
      </w:r>
      <w:proofErr w:type="gramEnd"/>
      <w:r w:rsidRPr="00AE2F29">
        <w:rPr>
          <w:rFonts w:ascii="Times New Roman" w:eastAsia="宋体" w:hAnsi="Times New Roman" w:cs="Times New Roman"/>
          <w:sz w:val="21"/>
          <w:szCs w:val="21"/>
          <w:lang w:val="fr-FR"/>
          <w14:ligatures w14:val="none"/>
        </w:rPr>
        <w:t>者，只是他的天才还未得到发展。从某种意义上讲，不具天才不是他的过错；但在另一种意义上，这却是他唯一的罪过。为文学作品的不道德寻找补救是一种徒劳。天才是唯一的补救，而</w:t>
      </w:r>
      <w:r w:rsidR="00DA04AF">
        <w:rPr>
          <w:rFonts w:ascii="Times New Roman" w:eastAsia="宋体" w:hAnsi="Times New Roman" w:cs="Times New Roman" w:hint="eastAsia"/>
          <w:sz w:val="21"/>
          <w:szCs w:val="21"/>
          <w:lang w:val="fr-FR"/>
          <w14:ligatures w14:val="none"/>
        </w:rPr>
        <w:t>产生天才的</w:t>
      </w:r>
      <w:r w:rsidRPr="00AE2F29">
        <w:rPr>
          <w:rFonts w:ascii="Times New Roman" w:eastAsia="宋体" w:hAnsi="Times New Roman" w:cs="Times New Roman"/>
          <w:sz w:val="21"/>
          <w:szCs w:val="21"/>
          <w:lang w:val="fr-FR"/>
          <w14:ligatures w14:val="none"/>
        </w:rPr>
        <w:t>源泉却非我们的努力所能达至</w:t>
      </w:r>
      <w:r w:rsidR="00DA04AF">
        <w:rPr>
          <w:rFonts w:ascii="Times New Roman" w:eastAsia="宋体" w:hAnsi="Times New Roman" w:cs="Times New Roman" w:hint="eastAsia"/>
          <w:sz w:val="21"/>
          <w:szCs w:val="21"/>
          <w:lang w:val="fr-FR"/>
          <w14:ligatures w14:val="none"/>
        </w:rPr>
        <w:t>的</w:t>
      </w:r>
      <w:r w:rsidRPr="00AE2F29">
        <w:rPr>
          <w:rFonts w:ascii="Times New Roman" w:eastAsia="宋体" w:hAnsi="Times New Roman" w:cs="Times New Roman"/>
          <w:sz w:val="21"/>
          <w:szCs w:val="21"/>
          <w:lang w:val="fr-FR"/>
          <w14:ligatures w14:val="none"/>
        </w:rPr>
        <w:t>。</w:t>
      </w:r>
    </w:p>
    <w:p w14:paraId="528F1CEB" w14:textId="6025BBDB"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不过，关于这种不可救药的不道德，可以并应当被纠正的是：不能再继续放任作家</w:t>
      </w:r>
      <w:r w:rsidR="00D2182D">
        <w:rPr>
          <w:rFonts w:ascii="Times New Roman" w:eastAsia="宋体" w:hAnsi="Times New Roman" w:cs="Times New Roman" w:hint="eastAsia"/>
          <w:sz w:val="21"/>
          <w:szCs w:val="21"/>
          <w:lang w:val="fr-FR"/>
          <w14:ligatures w14:val="none"/>
        </w:rPr>
        <w:t>僭越</w:t>
      </w:r>
      <w:r w:rsidRPr="00AE2F29">
        <w:rPr>
          <w:rFonts w:ascii="Times New Roman" w:eastAsia="宋体" w:hAnsi="Times New Roman" w:cs="Times New Roman"/>
          <w:sz w:val="21"/>
          <w:szCs w:val="21"/>
          <w:lang w:val="fr-FR"/>
          <w14:ligatures w14:val="none"/>
        </w:rPr>
        <w:t>灵性导师</w:t>
      </w:r>
      <w:r w:rsidR="00C87A85">
        <w:rPr>
          <w:rFonts w:ascii="Times New Roman" w:eastAsia="宋体" w:hAnsi="Times New Roman" w:cs="Times New Roman" w:hint="eastAsia"/>
          <w:sz w:val="21"/>
          <w:szCs w:val="21"/>
          <w:lang w:val="fr-FR"/>
          <w14:ligatures w14:val="none"/>
        </w:rPr>
        <w:t>（</w:t>
      </w:r>
      <w:r w:rsidR="00C87A85">
        <w:rPr>
          <w:rFonts w:ascii="Times New Roman" w:eastAsia="宋体" w:hAnsi="Times New Roman" w:cs="Times New Roman" w:hint="eastAsia"/>
          <w:sz w:val="21"/>
          <w:szCs w:val="21"/>
          <w:lang w:val="fr-FR"/>
          <w14:ligatures w14:val="none"/>
        </w:rPr>
        <w:t>direction spirituelle</w:t>
      </w:r>
      <w:r w:rsidR="00C87A85">
        <w:rPr>
          <w:rFonts w:ascii="Times New Roman" w:eastAsia="宋体" w:hAnsi="Times New Roman" w:cs="Times New Roman" w:hint="eastAsia"/>
          <w:sz w:val="21"/>
          <w:szCs w:val="21"/>
          <w:lang w:val="fr-FR"/>
          <w14:ligatures w14:val="none"/>
        </w:rPr>
        <w:t>）</w:t>
      </w:r>
      <w:r w:rsidRPr="00AE2F29">
        <w:rPr>
          <w:rFonts w:ascii="Times New Roman" w:eastAsia="宋体" w:hAnsi="Times New Roman" w:cs="Times New Roman"/>
          <w:sz w:val="21"/>
          <w:szCs w:val="21"/>
          <w:lang w:val="fr-FR"/>
          <w14:ligatures w14:val="none"/>
        </w:rPr>
        <w:t>的职位了，因为他们毫不称职。唯有一流的，已</w:t>
      </w:r>
      <w:proofErr w:type="gramStart"/>
      <w:r w:rsidRPr="00AE2F29">
        <w:rPr>
          <w:rFonts w:ascii="Times New Roman" w:eastAsia="宋体" w:hAnsi="Times New Roman" w:cs="Times New Roman"/>
          <w:sz w:val="21"/>
          <w:szCs w:val="21"/>
          <w:lang w:val="fr-FR"/>
          <w14:ligatures w14:val="none"/>
        </w:rPr>
        <w:t>臻</w:t>
      </w:r>
      <w:proofErr w:type="gramEnd"/>
      <w:r w:rsidRPr="00AE2F29">
        <w:rPr>
          <w:rFonts w:ascii="Times New Roman" w:eastAsia="宋体" w:hAnsi="Times New Roman" w:cs="Times New Roman"/>
          <w:sz w:val="21"/>
          <w:szCs w:val="21"/>
          <w:lang w:val="fr-FR"/>
          <w14:ligatures w14:val="none"/>
        </w:rPr>
        <w:t>成熟的天才具有这种资质。至于其他作家，除非他们</w:t>
      </w:r>
      <w:r w:rsidR="00B35815">
        <w:rPr>
          <w:rFonts w:ascii="Times New Roman" w:eastAsia="宋体" w:hAnsi="Times New Roman" w:cs="Times New Roman" w:hint="eastAsia"/>
          <w:sz w:val="21"/>
          <w:szCs w:val="21"/>
          <w:lang w:val="fr-FR"/>
          <w14:ligatures w14:val="none"/>
        </w:rPr>
        <w:t>在</w:t>
      </w:r>
      <w:r w:rsidRPr="00AE2F29">
        <w:rPr>
          <w:rFonts w:ascii="Times New Roman" w:eastAsia="宋体" w:hAnsi="Times New Roman" w:cs="Times New Roman"/>
          <w:sz w:val="21"/>
          <w:szCs w:val="21"/>
          <w:lang w:val="fr-FR"/>
          <w14:ligatures w14:val="none"/>
        </w:rPr>
        <w:t>文学外还有哲学方面的使命</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这十分罕见</w:t>
      </w:r>
      <w:r w:rsidR="00B35815">
        <w:rPr>
          <w:rFonts w:ascii="Times New Roman" w:eastAsia="宋体" w:hAnsi="Times New Roman" w:cs="Times New Roman" w:hint="eastAsia"/>
          <w:sz w:val="21"/>
          <w:szCs w:val="21"/>
          <w:lang w:val="fr-FR"/>
          <w14:ligatures w14:val="none"/>
        </w:rPr>
        <w:t>——</w:t>
      </w:r>
      <w:r w:rsidRPr="00AE2F29">
        <w:rPr>
          <w:rFonts w:ascii="Times New Roman" w:eastAsia="宋体" w:hAnsi="Times New Roman" w:cs="Times New Roman"/>
          <w:sz w:val="21"/>
          <w:szCs w:val="21"/>
          <w:lang w:val="fr-FR"/>
          <w14:ligatures w14:val="none"/>
        </w:rPr>
        <w:t>否则他们关于世界和人生的观念，</w:t>
      </w:r>
      <w:r w:rsidR="009140A5">
        <w:rPr>
          <w:rFonts w:ascii="Times New Roman" w:eastAsia="宋体" w:hAnsi="Times New Roman" w:cs="Times New Roman" w:hint="eastAsia"/>
          <w:sz w:val="21"/>
          <w:szCs w:val="21"/>
          <w:lang w:val="fr-FR"/>
          <w14:ligatures w14:val="none"/>
        </w:rPr>
        <w:t>关于</w:t>
      </w:r>
      <w:r w:rsidRPr="00AE2F29">
        <w:rPr>
          <w:rFonts w:ascii="Times New Roman" w:eastAsia="宋体" w:hAnsi="Times New Roman" w:cs="Times New Roman"/>
          <w:sz w:val="21"/>
          <w:szCs w:val="21"/>
          <w:lang w:val="fr-FR"/>
          <w14:ligatures w14:val="none"/>
        </w:rPr>
        <w:t>我们必须应对的问题的意见</w:t>
      </w:r>
      <w:r w:rsidR="009140A5">
        <w:rPr>
          <w:rFonts w:ascii="Times New Roman" w:eastAsia="宋体" w:hAnsi="Times New Roman" w:cs="Times New Roman" w:hint="eastAsia"/>
          <w:sz w:val="21"/>
          <w:szCs w:val="21"/>
          <w:lang w:val="fr-FR"/>
          <w14:ligatures w14:val="none"/>
        </w:rPr>
        <w:t>，</w:t>
      </w:r>
      <w:r w:rsidRPr="00AE2F29">
        <w:rPr>
          <w:rFonts w:ascii="Times New Roman" w:eastAsia="宋体" w:hAnsi="Times New Roman" w:cs="Times New Roman"/>
          <w:sz w:val="21"/>
          <w:szCs w:val="21"/>
          <w:lang w:val="fr-FR"/>
          <w14:ligatures w14:val="none"/>
        </w:rPr>
        <w:t>就不应引起人们的任何兴趣</w:t>
      </w:r>
      <w:r w:rsidR="009140A5">
        <w:rPr>
          <w:rFonts w:ascii="Times New Roman" w:eastAsia="宋体" w:hAnsi="Times New Roman" w:cs="Times New Roman" w:hint="eastAsia"/>
          <w:sz w:val="21"/>
          <w:szCs w:val="21"/>
          <w:lang w:val="fr-FR"/>
          <w14:ligatures w14:val="none"/>
        </w:rPr>
        <w:t>。</w:t>
      </w:r>
      <w:r w:rsidRPr="00AE2F29">
        <w:rPr>
          <w:rFonts w:ascii="Times New Roman" w:eastAsia="宋体" w:hAnsi="Times New Roman" w:cs="Times New Roman"/>
          <w:sz w:val="21"/>
          <w:szCs w:val="21"/>
          <w:lang w:val="fr-FR"/>
          <w14:ligatures w14:val="none"/>
        </w:rPr>
        <w:t>鼓动他们表达这类意见将</w:t>
      </w:r>
      <w:r w:rsidR="009140A5">
        <w:rPr>
          <w:rFonts w:ascii="Times New Roman" w:eastAsia="宋体" w:hAnsi="Times New Roman" w:cs="Times New Roman" w:hint="eastAsia"/>
          <w:sz w:val="21"/>
          <w:szCs w:val="21"/>
          <w:lang w:val="fr-FR"/>
          <w14:ligatures w14:val="none"/>
        </w:rPr>
        <w:t>会</w:t>
      </w:r>
      <w:r w:rsidRPr="00AE2F29">
        <w:rPr>
          <w:rFonts w:ascii="Times New Roman" w:eastAsia="宋体" w:hAnsi="Times New Roman" w:cs="Times New Roman"/>
          <w:sz w:val="21"/>
          <w:szCs w:val="21"/>
          <w:lang w:val="fr-FR"/>
          <w14:ligatures w14:val="none"/>
        </w:rPr>
        <w:t>是荒谬可笑的。</w:t>
      </w:r>
      <w:r w:rsidR="009140A5">
        <w:rPr>
          <w:rFonts w:ascii="Times New Roman" w:eastAsia="宋体" w:hAnsi="Times New Roman" w:cs="Times New Roman" w:hint="eastAsia"/>
          <w:sz w:val="21"/>
          <w:szCs w:val="21"/>
          <w:lang w:val="fr-FR"/>
          <w14:ligatures w14:val="none"/>
        </w:rPr>
        <w:t>作家的</w:t>
      </w:r>
      <w:r w:rsidRPr="00AE2F29">
        <w:rPr>
          <w:rFonts w:ascii="Times New Roman" w:eastAsia="宋体" w:hAnsi="Times New Roman" w:cs="Times New Roman"/>
          <w:sz w:val="21"/>
          <w:szCs w:val="21"/>
          <w:lang w:val="fr-FR"/>
          <w14:ligatures w14:val="none"/>
        </w:rPr>
        <w:t>僭越可被追溯到</w:t>
      </w:r>
      <w:r w:rsidRPr="00AE2F29">
        <w:rPr>
          <w:rFonts w:ascii="Times New Roman" w:eastAsia="宋体" w:hAnsi="Times New Roman" w:cs="Times New Roman"/>
          <w:sz w:val="21"/>
          <w:szCs w:val="21"/>
          <w:lang w:val="fr-FR"/>
          <w14:ligatures w14:val="none"/>
        </w:rPr>
        <w:t>18</w:t>
      </w:r>
      <w:r w:rsidRPr="00AE2F29">
        <w:rPr>
          <w:rFonts w:ascii="Times New Roman" w:eastAsia="宋体" w:hAnsi="Times New Roman" w:cs="Times New Roman"/>
          <w:sz w:val="21"/>
          <w:szCs w:val="21"/>
          <w:lang w:val="fr-FR"/>
          <w14:ligatures w14:val="none"/>
        </w:rPr>
        <w:t>世纪，首先开始于浪漫主义。它将一种与艺术的纯洁性背道而驰的弥赛亚式的膨胀（</w:t>
      </w:r>
      <w:r w:rsidRPr="00AE2F29">
        <w:rPr>
          <w:rFonts w:ascii="Times New Roman" w:eastAsia="宋体" w:hAnsi="Times New Roman" w:cs="Times New Roman"/>
          <w:sz w:val="21"/>
          <w:szCs w:val="21"/>
          <w:lang w:val="fr-FR"/>
          <w14:ligatures w14:val="none"/>
        </w:rPr>
        <w:t>enflure messianique</w:t>
      </w:r>
      <w:r w:rsidRPr="00AE2F29">
        <w:rPr>
          <w:rFonts w:ascii="Times New Roman" w:eastAsia="宋体" w:hAnsi="Times New Roman" w:cs="Times New Roman"/>
          <w:sz w:val="21"/>
          <w:szCs w:val="21"/>
          <w:lang w:val="fr-FR"/>
          <w14:ligatures w14:val="none"/>
        </w:rPr>
        <w:t>）引入了文学。在此之前，作家是伟大人物的家仆。虽然这一地位往往意味着一种艰难的处境，但也比弥赛亚式的妄想要好得多，不仅对作家和公众的道德健康是这样，对艺术本身也是如此。</w:t>
      </w:r>
    </w:p>
    <w:p w14:paraId="57554C7F" w14:textId="1C580B3E"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只是在过去</w:t>
      </w:r>
      <w:r w:rsidR="001B2BAF">
        <w:rPr>
          <w:rFonts w:ascii="Times New Roman" w:eastAsia="宋体" w:hAnsi="Times New Roman" w:cs="Times New Roman" w:hint="eastAsia"/>
          <w:sz w:val="21"/>
          <w:szCs w:val="21"/>
          <w:lang w:val="fr-FR"/>
          <w14:ligatures w14:val="none"/>
        </w:rPr>
        <w:t>的</w:t>
      </w:r>
      <w:r w:rsidRPr="00AE2F29">
        <w:rPr>
          <w:rFonts w:ascii="Times New Roman" w:eastAsia="宋体" w:hAnsi="Times New Roman" w:cs="Times New Roman"/>
          <w:sz w:val="21"/>
          <w:szCs w:val="21"/>
          <w:lang w:val="fr-FR"/>
          <w14:ligatures w14:val="none"/>
        </w:rPr>
        <w:t>半个或四分之一个世纪里，这种僭越的恶劣影响才达到了极致，因为直到那时，其影响才蔓延到大众。无疑的是，在群众中，一直以来都或多或少地有一些不良的口头</w:t>
      </w:r>
      <w:r w:rsidR="005D4048">
        <w:rPr>
          <w:rFonts w:ascii="Times New Roman" w:eastAsia="宋体" w:hAnsi="Times New Roman" w:cs="Times New Roman" w:hint="eastAsia"/>
          <w:sz w:val="21"/>
          <w:szCs w:val="21"/>
          <w:lang w:val="fr-FR"/>
          <w14:ligatures w14:val="none"/>
        </w:rPr>
        <w:t>和</w:t>
      </w:r>
      <w:r w:rsidRPr="00AE2F29">
        <w:rPr>
          <w:rFonts w:ascii="Times New Roman" w:eastAsia="宋体" w:hAnsi="Times New Roman" w:cs="Times New Roman"/>
          <w:sz w:val="21"/>
          <w:szCs w:val="21"/>
          <w:lang w:val="fr-FR"/>
          <w14:ligatures w14:val="none"/>
        </w:rPr>
        <w:t>书面文学</w:t>
      </w:r>
      <w:r w:rsidR="005D4048">
        <w:rPr>
          <w:rFonts w:ascii="Times New Roman" w:eastAsia="宋体" w:hAnsi="Times New Roman" w:cs="Times New Roman" w:hint="eastAsia"/>
          <w:sz w:val="21"/>
          <w:szCs w:val="21"/>
          <w:lang w:val="fr-FR"/>
          <w14:ligatures w14:val="none"/>
        </w:rPr>
        <w:t>得到</w:t>
      </w:r>
      <w:r w:rsidRPr="00AE2F29">
        <w:rPr>
          <w:rFonts w:ascii="Times New Roman" w:eastAsia="宋体" w:hAnsi="Times New Roman" w:cs="Times New Roman"/>
          <w:sz w:val="21"/>
          <w:szCs w:val="21"/>
          <w:lang w:val="fr-FR"/>
          <w14:ligatures w14:val="none"/>
        </w:rPr>
        <w:t>流传。但早些时候，在</w:t>
      </w:r>
      <w:r w:rsidR="00D15F94">
        <w:rPr>
          <w:rFonts w:ascii="Times New Roman" w:eastAsia="宋体" w:hAnsi="Times New Roman" w:cs="Times New Roman" w:hint="eastAsia"/>
          <w:sz w:val="21"/>
          <w:szCs w:val="21"/>
          <w:lang w:val="fr-FR"/>
          <w14:ligatures w14:val="none"/>
        </w:rPr>
        <w:t>诸如</w:t>
      </w:r>
      <w:r w:rsidRPr="00AE2F29">
        <w:rPr>
          <w:rFonts w:ascii="Times New Roman" w:eastAsia="宋体" w:hAnsi="Times New Roman" w:cs="Times New Roman"/>
          <w:sz w:val="21"/>
          <w:szCs w:val="21"/>
          <w:lang w:val="fr-FR"/>
          <w14:ligatures w14:val="none"/>
        </w:rPr>
        <w:t>宗教仪式、祈祷、歌曲、民间故事和舞蹈等</w:t>
      </w:r>
      <w:r w:rsidR="00D15F94">
        <w:rPr>
          <w:rFonts w:ascii="Times New Roman" w:eastAsia="宋体" w:hAnsi="Times New Roman" w:cs="Times New Roman" w:hint="eastAsia"/>
          <w:sz w:val="21"/>
          <w:szCs w:val="21"/>
          <w:lang w:val="fr-FR"/>
          <w14:ligatures w14:val="none"/>
        </w:rPr>
        <w:t>浸润着公众</w:t>
      </w:r>
      <w:r w:rsidRPr="00AE2F29">
        <w:rPr>
          <w:rFonts w:ascii="Times New Roman" w:eastAsia="宋体" w:hAnsi="Times New Roman" w:cs="Times New Roman"/>
          <w:sz w:val="21"/>
          <w:szCs w:val="21"/>
          <w:lang w:val="fr-FR"/>
          <w14:ligatures w14:val="none"/>
        </w:rPr>
        <w:t>生活的全然美好的事物中，包含有一种</w:t>
      </w:r>
      <w:r w:rsidR="004B41EB">
        <w:rPr>
          <w:rFonts w:ascii="Times New Roman" w:eastAsia="宋体" w:hAnsi="Times New Roman" w:cs="Times New Roman" w:hint="eastAsia"/>
          <w:sz w:val="21"/>
          <w:szCs w:val="21"/>
          <w:lang w:val="fr-FR"/>
          <w14:ligatures w14:val="none"/>
        </w:rPr>
        <w:t>解药</w:t>
      </w:r>
      <w:r w:rsidRPr="00AE2F29">
        <w:rPr>
          <w:rFonts w:ascii="Times New Roman" w:eastAsia="宋体" w:hAnsi="Times New Roman" w:cs="Times New Roman"/>
          <w:sz w:val="21"/>
          <w:szCs w:val="21"/>
          <w:lang w:val="fr-FR"/>
          <w14:ligatures w14:val="none"/>
        </w:rPr>
        <w:t>。最重要的是，</w:t>
      </w:r>
      <w:r w:rsidR="004B41EB">
        <w:rPr>
          <w:rFonts w:ascii="Times New Roman" w:eastAsia="宋体" w:hAnsi="Times New Roman" w:cs="Times New Roman" w:hint="eastAsia"/>
          <w:sz w:val="21"/>
          <w:szCs w:val="21"/>
          <w:lang w:val="fr-FR"/>
          <w14:ligatures w14:val="none"/>
        </w:rPr>
        <w:t>它们不涉及任何</w:t>
      </w:r>
      <w:r w:rsidRPr="00AE2F29">
        <w:rPr>
          <w:rFonts w:ascii="Times New Roman" w:eastAsia="宋体" w:hAnsi="Times New Roman" w:cs="Times New Roman"/>
          <w:sz w:val="21"/>
          <w:szCs w:val="21"/>
          <w:lang w:val="fr-FR"/>
          <w14:ligatures w14:val="none"/>
        </w:rPr>
        <w:t>权柄。</w:t>
      </w:r>
      <w:r w:rsidRPr="00AE2F29">
        <w:rPr>
          <w:rFonts w:ascii="Times New Roman" w:eastAsia="宋体" w:hAnsi="Times New Roman" w:cs="Times New Roman"/>
          <w:sz w:val="21"/>
          <w:szCs w:val="21"/>
          <w:lang w:val="fr-FR"/>
          <w14:ligatures w14:val="none"/>
        </w:rPr>
        <w:lastRenderedPageBreak/>
        <w:t>在过去</w:t>
      </w:r>
      <w:r w:rsidR="001B2BAF">
        <w:rPr>
          <w:rFonts w:ascii="Times New Roman" w:eastAsia="宋体" w:hAnsi="Times New Roman" w:cs="Times New Roman" w:hint="eastAsia"/>
          <w:sz w:val="21"/>
          <w:szCs w:val="21"/>
          <w:lang w:val="fr-FR"/>
          <w14:ligatures w14:val="none"/>
        </w:rPr>
        <w:t>的</w:t>
      </w:r>
      <w:r w:rsidRPr="00AE2F29">
        <w:rPr>
          <w:rFonts w:ascii="Times New Roman" w:eastAsia="宋体" w:hAnsi="Times New Roman" w:cs="Times New Roman"/>
          <w:sz w:val="21"/>
          <w:szCs w:val="21"/>
          <w:lang w:val="fr-FR"/>
          <w14:ligatures w14:val="none"/>
        </w:rPr>
        <w:t>四分之一个世纪里，</w:t>
      </w:r>
      <w:r w:rsidR="003676C4">
        <w:rPr>
          <w:rFonts w:ascii="Times New Roman" w:eastAsia="宋体" w:hAnsi="Times New Roman" w:cs="Times New Roman" w:hint="eastAsia"/>
          <w:sz w:val="21"/>
          <w:szCs w:val="21"/>
          <w:lang w:val="fr-FR"/>
          <w14:ligatures w14:val="none"/>
        </w:rPr>
        <w:t>与</w:t>
      </w:r>
      <w:r w:rsidRPr="00AE2F29">
        <w:rPr>
          <w:rFonts w:ascii="Times New Roman" w:eastAsia="宋体" w:hAnsi="Times New Roman" w:cs="Times New Roman"/>
          <w:sz w:val="21"/>
          <w:szCs w:val="21"/>
          <w:lang w:val="fr-FR"/>
          <w14:ligatures w14:val="none"/>
        </w:rPr>
        <w:t>灵性</w:t>
      </w:r>
      <w:r w:rsidR="0045126E">
        <w:rPr>
          <w:rFonts w:ascii="Times New Roman" w:eastAsia="宋体" w:hAnsi="Times New Roman" w:cs="Times New Roman" w:hint="eastAsia"/>
          <w:sz w:val="21"/>
          <w:szCs w:val="21"/>
          <w:lang w:val="fr-FR"/>
          <w14:ligatures w14:val="none"/>
        </w:rPr>
        <w:t>导师</w:t>
      </w:r>
      <w:r w:rsidR="001B2BAF">
        <w:rPr>
          <w:rFonts w:ascii="Times New Roman" w:eastAsia="宋体" w:hAnsi="Times New Roman" w:cs="Times New Roman" w:hint="eastAsia"/>
          <w:sz w:val="21"/>
          <w:szCs w:val="21"/>
          <w:lang w:val="fr-FR"/>
          <w14:ligatures w14:val="none"/>
        </w:rPr>
        <w:t>的</w:t>
      </w:r>
      <w:r w:rsidRPr="00AE2F29">
        <w:rPr>
          <w:rFonts w:ascii="Times New Roman" w:eastAsia="宋体" w:hAnsi="Times New Roman" w:cs="Times New Roman"/>
          <w:sz w:val="21"/>
          <w:szCs w:val="21"/>
          <w:lang w:val="fr-FR"/>
          <w14:ligatures w14:val="none"/>
        </w:rPr>
        <w:t>职能</w:t>
      </w:r>
      <w:r w:rsidR="003676C4">
        <w:rPr>
          <w:rFonts w:ascii="Times New Roman" w:eastAsia="宋体" w:hAnsi="Times New Roman" w:cs="Times New Roman" w:hint="eastAsia"/>
          <w:sz w:val="21"/>
          <w:szCs w:val="21"/>
          <w:lang w:val="fr-FR"/>
          <w14:ligatures w14:val="none"/>
        </w:rPr>
        <w:t>相系</w:t>
      </w:r>
      <w:r w:rsidRPr="00AE2F29">
        <w:rPr>
          <w:rFonts w:ascii="Times New Roman" w:eastAsia="宋体" w:hAnsi="Times New Roman" w:cs="Times New Roman"/>
          <w:sz w:val="21"/>
          <w:szCs w:val="21"/>
          <w:lang w:val="fr-FR"/>
          <w14:ligatures w14:val="none"/>
        </w:rPr>
        <w:t>的权柄逐渐被作家们</w:t>
      </w:r>
      <w:proofErr w:type="gramStart"/>
      <w:r w:rsidRPr="00AE2F29">
        <w:rPr>
          <w:rFonts w:ascii="Times New Roman" w:eastAsia="宋体" w:hAnsi="Times New Roman" w:cs="Times New Roman"/>
          <w:sz w:val="21"/>
          <w:szCs w:val="21"/>
          <w:lang w:val="fr-FR"/>
          <w14:ligatures w14:val="none"/>
        </w:rPr>
        <w:t>篡</w:t>
      </w:r>
      <w:proofErr w:type="gramEnd"/>
      <w:r w:rsidRPr="00AE2F29">
        <w:rPr>
          <w:rFonts w:ascii="Times New Roman" w:eastAsia="宋体" w:hAnsi="Times New Roman" w:cs="Times New Roman"/>
          <w:sz w:val="21"/>
          <w:szCs w:val="21"/>
          <w:lang w:val="fr-FR"/>
          <w14:ligatures w14:val="none"/>
        </w:rPr>
        <w:t>取，落在了品质恶劣的出版物上。而这类出版物与最高的文学作品之间存在着一种连续性，公众们也</w:t>
      </w:r>
      <w:r w:rsidR="001777B6">
        <w:rPr>
          <w:rFonts w:ascii="Times New Roman" w:eastAsia="宋体" w:hAnsi="Times New Roman" w:cs="Times New Roman" w:hint="eastAsia"/>
          <w:sz w:val="21"/>
          <w:szCs w:val="21"/>
          <w:lang w:val="fr-FR"/>
          <w14:ligatures w14:val="none"/>
        </w:rPr>
        <w:t>知晓</w:t>
      </w:r>
      <w:r w:rsidRPr="00AE2F29">
        <w:rPr>
          <w:rFonts w:ascii="Times New Roman" w:eastAsia="宋体" w:hAnsi="Times New Roman" w:cs="Times New Roman"/>
          <w:sz w:val="21"/>
          <w:szCs w:val="21"/>
          <w:lang w:val="fr-FR"/>
          <w14:ligatures w14:val="none"/>
        </w:rPr>
        <w:t>这点。在那种没人会拒绝与任何人握手的文学场合里，</w:t>
      </w:r>
      <w:r w:rsidR="008502D2">
        <w:rPr>
          <w:rFonts w:ascii="Times New Roman" w:eastAsia="宋体" w:hAnsi="Times New Roman" w:cs="Times New Roman" w:hint="eastAsia"/>
          <w:sz w:val="21"/>
          <w:szCs w:val="21"/>
          <w:lang w:val="fr-FR"/>
          <w14:ligatures w14:val="none"/>
        </w:rPr>
        <w:t>混杂着</w:t>
      </w:r>
      <w:r w:rsidRPr="00AE2F29">
        <w:rPr>
          <w:rFonts w:ascii="Times New Roman" w:eastAsia="宋体" w:hAnsi="Times New Roman" w:cs="Times New Roman"/>
          <w:sz w:val="21"/>
          <w:szCs w:val="21"/>
          <w:lang w:val="fr-FR"/>
          <w14:ligatures w14:val="none"/>
        </w:rPr>
        <w:t>专门</w:t>
      </w:r>
      <w:r w:rsidR="00164D32">
        <w:rPr>
          <w:rFonts w:ascii="Times New Roman" w:eastAsia="宋体" w:hAnsi="Times New Roman" w:cs="Times New Roman" w:hint="eastAsia"/>
          <w:sz w:val="21"/>
          <w:szCs w:val="21"/>
          <w:lang w:val="fr-FR"/>
          <w14:ligatures w14:val="none"/>
        </w:rPr>
        <w:t>与</w:t>
      </w:r>
      <w:r w:rsidRPr="00AE2F29">
        <w:rPr>
          <w:rFonts w:ascii="Times New Roman" w:eastAsia="宋体" w:hAnsi="Times New Roman" w:cs="Times New Roman"/>
          <w:sz w:val="21"/>
          <w:szCs w:val="21"/>
          <w:lang w:val="fr-FR"/>
          <w14:ligatures w14:val="none"/>
        </w:rPr>
        <w:t>这些出版物打交道的人和他们的自由供稿人，以及我们最伟大的名字们。在一首瓦雷里的诗和一则许诺为使用者带来富足婚姻的美容霜广告之间，找不到任何连续性的断裂。由此，文学</w:t>
      </w:r>
      <w:r w:rsidR="003F3BE6">
        <w:rPr>
          <w:rFonts w:ascii="Times New Roman" w:eastAsia="宋体" w:hAnsi="Times New Roman" w:cs="Times New Roman" w:hint="eastAsia"/>
          <w:sz w:val="21"/>
          <w:szCs w:val="21"/>
          <w:lang w:val="fr-FR"/>
          <w14:ligatures w14:val="none"/>
        </w:rPr>
        <w:t>完成</w:t>
      </w:r>
      <w:r w:rsidRPr="00AE2F29">
        <w:rPr>
          <w:rFonts w:ascii="Times New Roman" w:eastAsia="宋体" w:hAnsi="Times New Roman" w:cs="Times New Roman"/>
          <w:sz w:val="21"/>
          <w:szCs w:val="21"/>
          <w:lang w:val="fr-FR"/>
          <w14:ligatures w14:val="none"/>
        </w:rPr>
        <w:t>的灵性僭越</w:t>
      </w:r>
      <w:r w:rsidR="003F3BE6">
        <w:rPr>
          <w:rFonts w:ascii="Times New Roman" w:eastAsia="宋体" w:hAnsi="Times New Roman" w:cs="Times New Roman" w:hint="eastAsia"/>
          <w:sz w:val="21"/>
          <w:szCs w:val="21"/>
          <w:lang w:val="fr-FR"/>
          <w14:ligatures w14:val="none"/>
        </w:rPr>
        <w:t>使得</w:t>
      </w:r>
      <w:r w:rsidRPr="00AE2F29">
        <w:rPr>
          <w:rFonts w:ascii="Times New Roman" w:eastAsia="宋体" w:hAnsi="Times New Roman" w:cs="Times New Roman"/>
          <w:sz w:val="21"/>
          <w:szCs w:val="21"/>
          <w:lang w:val="fr-FR"/>
          <w14:ligatures w14:val="none"/>
        </w:rPr>
        <w:t>美容霜广告在乡下姑娘的眼中</w:t>
      </w:r>
      <w:r w:rsidR="003F3BE6">
        <w:rPr>
          <w:rFonts w:ascii="Times New Roman" w:eastAsia="宋体" w:hAnsi="Times New Roman" w:cs="Times New Roman" w:hint="eastAsia"/>
          <w:sz w:val="21"/>
          <w:szCs w:val="21"/>
          <w:lang w:val="fr-FR"/>
          <w14:ligatures w14:val="none"/>
        </w:rPr>
        <w:t>具备</w:t>
      </w:r>
      <w:r w:rsidRPr="00AE2F29">
        <w:rPr>
          <w:rFonts w:ascii="Times New Roman" w:eastAsia="宋体" w:hAnsi="Times New Roman" w:cs="Times New Roman"/>
          <w:sz w:val="21"/>
          <w:szCs w:val="21"/>
          <w:lang w:val="fr-FR"/>
          <w14:ligatures w14:val="none"/>
        </w:rPr>
        <w:t>了神父训导般的权威。有谁会惊讶于我们已经沦落至此？对此类事情的容忍是一种犯罪，所有识字的人都应该担起悔过的责任。</w:t>
      </w:r>
    </w:p>
    <w:p w14:paraId="7E648EE8" w14:textId="7D23D9D8"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几个世纪以来，灵性</w:t>
      </w:r>
      <w:r w:rsidR="0041431F">
        <w:rPr>
          <w:rFonts w:ascii="Times New Roman" w:eastAsia="宋体" w:hAnsi="Times New Roman" w:cs="Times New Roman" w:hint="eastAsia"/>
          <w:sz w:val="21"/>
          <w:szCs w:val="21"/>
          <w:lang w:val="fr-FR"/>
          <w14:ligatures w14:val="none"/>
        </w:rPr>
        <w:t>导师</w:t>
      </w:r>
      <w:r w:rsidRPr="00AE2F29">
        <w:rPr>
          <w:rFonts w:ascii="Times New Roman" w:eastAsia="宋体" w:hAnsi="Times New Roman" w:cs="Times New Roman"/>
          <w:sz w:val="21"/>
          <w:szCs w:val="21"/>
          <w:lang w:val="fr-FR"/>
          <w14:ligatures w14:val="none"/>
        </w:rPr>
        <w:t>的职能完全被掌握在教士</w:t>
      </w:r>
      <w:r w:rsidR="009E196E">
        <w:rPr>
          <w:rFonts w:ascii="Times New Roman" w:eastAsia="宋体" w:hAnsi="Times New Roman" w:cs="Times New Roman" w:hint="eastAsia"/>
          <w:sz w:val="21"/>
          <w:szCs w:val="21"/>
          <w:lang w:val="fr-FR"/>
          <w14:ligatures w14:val="none"/>
        </w:rPr>
        <w:t>们</w:t>
      </w:r>
      <w:r w:rsidRPr="00AE2F29">
        <w:rPr>
          <w:rFonts w:ascii="Times New Roman" w:eastAsia="宋体" w:hAnsi="Times New Roman" w:cs="Times New Roman"/>
          <w:sz w:val="21"/>
          <w:szCs w:val="21"/>
          <w:lang w:val="fr-FR"/>
          <w14:ligatures w14:val="none"/>
        </w:rPr>
        <w:t>的手中。他们常常残暴地行使这项职能，正如</w:t>
      </w:r>
      <w:r w:rsidR="009E196E">
        <w:rPr>
          <w:rFonts w:ascii="Times New Roman" w:eastAsia="宋体" w:hAnsi="Times New Roman" w:cs="Times New Roman" w:hint="eastAsia"/>
          <w:sz w:val="21"/>
          <w:szCs w:val="21"/>
          <w:lang w:val="fr-FR"/>
          <w14:ligatures w14:val="none"/>
        </w:rPr>
        <w:t>我们</w:t>
      </w:r>
      <w:r w:rsidRPr="00AE2F29">
        <w:rPr>
          <w:rFonts w:ascii="Times New Roman" w:eastAsia="宋体" w:hAnsi="Times New Roman" w:cs="Times New Roman"/>
          <w:sz w:val="21"/>
          <w:szCs w:val="21"/>
          <w:lang w:val="fr-FR"/>
          <w14:ligatures w14:val="none"/>
        </w:rPr>
        <w:t>在宗教裁判所的</w:t>
      </w:r>
      <w:r w:rsidR="009E196E">
        <w:rPr>
          <w:rFonts w:ascii="Times New Roman" w:eastAsia="宋体" w:hAnsi="Times New Roman" w:cs="Times New Roman" w:hint="eastAsia"/>
          <w:sz w:val="21"/>
          <w:szCs w:val="21"/>
          <w:lang w:val="fr-FR"/>
          <w14:ligatures w14:val="none"/>
        </w:rPr>
        <w:t>刽子手</w:t>
      </w:r>
      <w:r w:rsidRPr="00AE2F29">
        <w:rPr>
          <w:rFonts w:ascii="Times New Roman" w:eastAsia="宋体" w:hAnsi="Times New Roman" w:cs="Times New Roman"/>
          <w:sz w:val="21"/>
          <w:szCs w:val="21"/>
          <w:lang w:val="fr-FR"/>
          <w14:ligatures w14:val="none"/>
        </w:rPr>
        <w:t>身上所见。但至少他们起到过一点作用。事实上，唯有最伟大的圣徒</w:t>
      </w:r>
      <w:r w:rsidR="008A4A8E">
        <w:rPr>
          <w:rFonts w:ascii="Times New Roman" w:eastAsia="宋体" w:hAnsi="Times New Roman" w:cs="Times New Roman" w:hint="eastAsia"/>
          <w:sz w:val="21"/>
          <w:szCs w:val="21"/>
          <w:lang w:val="fr-FR"/>
          <w14:ligatures w14:val="none"/>
        </w:rPr>
        <w:t>才能</w:t>
      </w:r>
      <w:r w:rsidRPr="00AE2F29">
        <w:rPr>
          <w:rFonts w:ascii="Times New Roman" w:eastAsia="宋体" w:hAnsi="Times New Roman" w:cs="Times New Roman"/>
          <w:sz w:val="21"/>
          <w:szCs w:val="21"/>
          <w:lang w:val="fr-FR"/>
          <w14:ligatures w14:val="none"/>
        </w:rPr>
        <w:t>胜任这项工作，正如作家中最伟大的天才。</w:t>
      </w:r>
      <w:r w:rsidR="009218B7">
        <w:rPr>
          <w:rFonts w:ascii="Times New Roman" w:eastAsia="宋体" w:hAnsi="Times New Roman" w:cs="Times New Roman" w:hint="eastAsia"/>
          <w:sz w:val="21"/>
          <w:szCs w:val="21"/>
          <w:lang w:val="fr-FR"/>
          <w14:ligatures w14:val="none"/>
        </w:rPr>
        <w:t>而余下的全部</w:t>
      </w:r>
      <w:r w:rsidRPr="00AE2F29">
        <w:rPr>
          <w:rFonts w:ascii="Times New Roman" w:eastAsia="宋体" w:hAnsi="Times New Roman" w:cs="Times New Roman"/>
          <w:sz w:val="21"/>
          <w:szCs w:val="21"/>
          <w:lang w:val="fr-FR"/>
          <w14:ligatures w14:val="none"/>
        </w:rPr>
        <w:t>教士都凭着他们的天职</w:t>
      </w:r>
      <w:r w:rsidRPr="00AE2F29">
        <w:rPr>
          <w:rFonts w:ascii="Times New Roman" w:eastAsia="宋体" w:hAnsi="Times New Roman" w:cs="Times New Roman"/>
          <w:sz w:val="21"/>
          <w:szCs w:val="21"/>
          <w:vertAlign w:val="superscript"/>
          <w:lang w:val="fr-FR"/>
          <w14:ligatures w14:val="none"/>
        </w:rPr>
        <w:footnoteReference w:id="20"/>
      </w:r>
      <w:r w:rsidRPr="00AE2F29">
        <w:rPr>
          <w:rFonts w:ascii="Times New Roman" w:eastAsia="宋体" w:hAnsi="Times New Roman" w:cs="Times New Roman"/>
          <w:sz w:val="21"/>
          <w:szCs w:val="21"/>
          <w:lang w:val="fr-FR"/>
          <w14:ligatures w14:val="none"/>
        </w:rPr>
        <w:t>倚赖圣徒，接受他们的启示，并努力跟上和模仿他们，尤其</w:t>
      </w:r>
      <w:r w:rsidR="00ED0CD0">
        <w:rPr>
          <w:rFonts w:ascii="Times New Roman" w:eastAsia="宋体" w:hAnsi="Times New Roman" w:cs="Times New Roman" w:hint="eastAsia"/>
          <w:sz w:val="21"/>
          <w:szCs w:val="21"/>
          <w:lang w:val="fr-FR"/>
          <w14:ligatures w14:val="none"/>
        </w:rPr>
        <w:t>是</w:t>
      </w:r>
      <w:r w:rsidR="00ED0CD0" w:rsidRPr="00AE2F29">
        <w:rPr>
          <w:rFonts w:ascii="Times New Roman" w:eastAsia="宋体" w:hAnsi="Times New Roman" w:cs="Times New Roman"/>
          <w:sz w:val="21"/>
          <w:szCs w:val="21"/>
          <w:lang w:val="fr-FR"/>
          <w14:ligatures w14:val="none"/>
        </w:rPr>
        <w:t>跟上和模仿</w:t>
      </w:r>
      <w:r w:rsidRPr="00AE2F29">
        <w:rPr>
          <w:rFonts w:ascii="Times New Roman" w:eastAsia="宋体" w:hAnsi="Times New Roman" w:cs="Times New Roman"/>
          <w:sz w:val="21"/>
          <w:szCs w:val="21"/>
          <w:lang w:val="fr-FR"/>
          <w14:ligatures w14:val="none"/>
        </w:rPr>
        <w:t>那唯一</w:t>
      </w:r>
      <w:r w:rsidR="00ED0CD0">
        <w:rPr>
          <w:rFonts w:ascii="Times New Roman" w:eastAsia="宋体" w:hAnsi="Times New Roman" w:cs="Times New Roman" w:hint="eastAsia"/>
          <w:sz w:val="21"/>
          <w:szCs w:val="21"/>
          <w:lang w:val="fr-FR"/>
          <w14:ligatures w14:val="none"/>
        </w:rPr>
        <w:t>的</w:t>
      </w:r>
      <w:r w:rsidRPr="00AE2F29">
        <w:rPr>
          <w:rFonts w:ascii="Times New Roman" w:eastAsia="宋体" w:hAnsi="Times New Roman" w:cs="Times New Roman"/>
          <w:sz w:val="21"/>
          <w:szCs w:val="21"/>
          <w:lang w:val="fr-FR"/>
          <w14:ligatures w14:val="none"/>
        </w:rPr>
        <w:t>真圣，基督。若他们不如此行事</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这类情况时常发生</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他们便没有履行他们的天职。若他们如此做了，那他们所撒播出去的善就比他们所拥有的还多。相反，作家所撒播的东西仅仅来自于他的内心。他可以受到其他作家的影响，但不能从他们那获得灵感。</w:t>
      </w:r>
    </w:p>
    <w:p w14:paraId="72CB5443" w14:textId="5D37F1C3" w:rsidR="00AC13AF" w:rsidRPr="00AE2F29" w:rsidRDefault="00C87A85" w:rsidP="008E774C">
      <w:pPr>
        <w:spacing w:after="0" w:line="360" w:lineRule="auto"/>
        <w:ind w:firstLineChars="200" w:firstLine="420"/>
        <w:jc w:val="both"/>
        <w:rPr>
          <w:rFonts w:ascii="Times New Roman" w:eastAsia="宋体" w:hAnsi="Times New Roman" w:cs="Times New Roman"/>
          <w:sz w:val="21"/>
          <w:szCs w:val="21"/>
          <w:lang w:val="fr-FR"/>
          <w14:ligatures w14:val="none"/>
        </w:rPr>
      </w:pPr>
      <w:r>
        <w:rPr>
          <w:rFonts w:ascii="Times New Roman" w:eastAsia="宋体" w:hAnsi="Times New Roman" w:cs="Times New Roman" w:hint="eastAsia"/>
          <w:sz w:val="21"/>
          <w:szCs w:val="21"/>
          <w:lang w:val="fr-FR"/>
          <w14:ligatures w14:val="none"/>
        </w:rPr>
        <w:t>当</w:t>
      </w:r>
      <w:r w:rsidR="00AC13AF" w:rsidRPr="00AE2F29">
        <w:rPr>
          <w:rFonts w:ascii="Times New Roman" w:eastAsia="宋体" w:hAnsi="Times New Roman" w:cs="Times New Roman"/>
          <w:sz w:val="21"/>
          <w:szCs w:val="21"/>
          <w:lang w:val="fr-FR"/>
          <w14:ligatures w14:val="none"/>
        </w:rPr>
        <w:t>教士</w:t>
      </w:r>
      <w:r w:rsidR="00D60F9E">
        <w:rPr>
          <w:rFonts w:ascii="Times New Roman" w:eastAsia="宋体" w:hAnsi="Times New Roman" w:cs="Times New Roman" w:hint="eastAsia"/>
          <w:sz w:val="21"/>
          <w:szCs w:val="21"/>
          <w:lang w:val="fr-FR"/>
          <w14:ligatures w14:val="none"/>
        </w:rPr>
        <w:t>们</w:t>
      </w:r>
      <w:r w:rsidR="00AC13AF" w:rsidRPr="00AE2F29">
        <w:rPr>
          <w:rFonts w:ascii="Times New Roman" w:eastAsia="宋体" w:hAnsi="Times New Roman" w:cs="Times New Roman"/>
          <w:sz w:val="21"/>
          <w:szCs w:val="21"/>
          <w:lang w:val="fr-FR"/>
          <w14:ligatures w14:val="none"/>
        </w:rPr>
        <w:t>因</w:t>
      </w:r>
      <w:r w:rsidR="00AC13AF" w:rsidRPr="00AE2F29">
        <w:rPr>
          <w:rFonts w:ascii="Times New Roman" w:eastAsia="宋体" w:hAnsi="Times New Roman" w:cs="Times New Roman"/>
          <w:sz w:val="21"/>
          <w:szCs w:val="21"/>
          <w:lang w:val="fr-FR"/>
          <w14:ligatures w14:val="none"/>
        </w:rPr>
        <w:t>18</w:t>
      </w:r>
      <w:r w:rsidR="00AC13AF" w:rsidRPr="00AE2F29">
        <w:rPr>
          <w:rFonts w:ascii="Times New Roman" w:eastAsia="宋体" w:hAnsi="Times New Roman" w:cs="Times New Roman"/>
          <w:sz w:val="21"/>
          <w:szCs w:val="21"/>
          <w:lang w:val="fr-FR"/>
          <w14:ligatures w14:val="none"/>
        </w:rPr>
        <w:t>世纪所谓的启蒙运动的影响</w:t>
      </w:r>
      <w:r>
        <w:rPr>
          <w:rFonts w:ascii="Times New Roman" w:eastAsia="宋体" w:hAnsi="Times New Roman" w:cs="Times New Roman" w:hint="eastAsia"/>
          <w:sz w:val="21"/>
          <w:szCs w:val="21"/>
          <w:lang w:val="fr-FR"/>
          <w14:ligatures w14:val="none"/>
        </w:rPr>
        <w:t>而</w:t>
      </w:r>
      <w:r w:rsidR="00AC13AF" w:rsidRPr="00AE2F29">
        <w:rPr>
          <w:rFonts w:ascii="Times New Roman" w:eastAsia="宋体" w:hAnsi="Times New Roman" w:cs="Times New Roman"/>
          <w:sz w:val="21"/>
          <w:szCs w:val="21"/>
          <w:lang w:val="fr-FR"/>
          <w14:ligatures w14:val="none"/>
        </w:rPr>
        <w:t>几乎完全</w:t>
      </w:r>
      <w:r>
        <w:rPr>
          <w:rFonts w:ascii="Times New Roman" w:eastAsia="宋体" w:hAnsi="Times New Roman" w:cs="Times New Roman" w:hint="eastAsia"/>
          <w:sz w:val="21"/>
          <w:szCs w:val="21"/>
          <w:lang w:val="fr-FR"/>
          <w14:ligatures w14:val="none"/>
        </w:rPr>
        <w:t>失去</w:t>
      </w:r>
      <w:r w:rsidR="00AC13AF" w:rsidRPr="00AE2F29">
        <w:rPr>
          <w:rFonts w:ascii="Times New Roman" w:eastAsia="宋体" w:hAnsi="Times New Roman" w:cs="Times New Roman"/>
          <w:sz w:val="21"/>
          <w:szCs w:val="21"/>
          <w:lang w:val="fr-FR"/>
          <w14:ligatures w14:val="none"/>
        </w:rPr>
        <w:t>了</w:t>
      </w:r>
      <w:r w:rsidR="004E181A">
        <w:rPr>
          <w:rFonts w:ascii="Times New Roman" w:eastAsia="宋体" w:hAnsi="Times New Roman" w:cs="Times New Roman" w:hint="eastAsia"/>
          <w:sz w:val="21"/>
          <w:szCs w:val="21"/>
          <w:lang w:val="fr-FR"/>
          <w14:ligatures w14:val="none"/>
        </w:rPr>
        <w:t>灵</w:t>
      </w:r>
      <w:r w:rsidR="00AC13AF" w:rsidRPr="00AE2F29">
        <w:rPr>
          <w:rFonts w:ascii="Times New Roman" w:eastAsia="宋体" w:hAnsi="Times New Roman" w:cs="Times New Roman"/>
          <w:sz w:val="21"/>
          <w:szCs w:val="21"/>
          <w:lang w:val="fr-FR"/>
          <w14:ligatures w14:val="none"/>
        </w:rPr>
        <w:t>性</w:t>
      </w:r>
      <w:r w:rsidR="00C84F91">
        <w:rPr>
          <w:rFonts w:ascii="Times New Roman" w:eastAsia="宋体" w:hAnsi="Times New Roman" w:cs="Times New Roman" w:hint="eastAsia"/>
          <w:sz w:val="21"/>
          <w:szCs w:val="21"/>
          <w:lang w:val="fr-FR"/>
          <w14:ligatures w14:val="none"/>
        </w:rPr>
        <w:t>向导</w:t>
      </w:r>
      <w:r w:rsidR="00AC13AF" w:rsidRPr="00AE2F29">
        <w:rPr>
          <w:rFonts w:ascii="Times New Roman" w:eastAsia="宋体" w:hAnsi="Times New Roman" w:cs="Times New Roman"/>
          <w:sz w:val="21"/>
          <w:szCs w:val="21"/>
          <w:lang w:val="fr-FR"/>
          <w14:ligatures w14:val="none"/>
        </w:rPr>
        <w:t>的</w:t>
      </w:r>
      <w:r>
        <w:rPr>
          <w:rFonts w:ascii="Times New Roman" w:eastAsia="宋体" w:hAnsi="Times New Roman" w:cs="Times New Roman" w:hint="eastAsia"/>
          <w:sz w:val="21"/>
          <w:szCs w:val="21"/>
          <w:lang w:val="fr-FR"/>
          <w14:ligatures w14:val="none"/>
        </w:rPr>
        <w:t>职位</w:t>
      </w:r>
      <w:r w:rsidR="00AC13AF" w:rsidRPr="00AE2F29">
        <w:rPr>
          <w:rFonts w:ascii="Times New Roman" w:eastAsia="宋体" w:hAnsi="Times New Roman" w:cs="Times New Roman"/>
          <w:sz w:val="21"/>
          <w:szCs w:val="21"/>
          <w:lang w:val="fr-FR"/>
          <w14:ligatures w14:val="none"/>
        </w:rPr>
        <w:t>时，作家和学者</w:t>
      </w:r>
      <w:r w:rsidR="00370898">
        <w:rPr>
          <w:rFonts w:ascii="Times New Roman" w:eastAsia="宋体" w:hAnsi="Times New Roman" w:cs="Times New Roman" w:hint="eastAsia"/>
          <w:sz w:val="21"/>
          <w:szCs w:val="21"/>
          <w:lang w:val="fr-FR"/>
          <w14:ligatures w14:val="none"/>
        </w:rPr>
        <w:t>们便取而代之</w:t>
      </w:r>
      <w:r w:rsidR="00AC13AF" w:rsidRPr="00AE2F29">
        <w:rPr>
          <w:rFonts w:ascii="Times New Roman" w:eastAsia="宋体" w:hAnsi="Times New Roman" w:cs="Times New Roman"/>
          <w:sz w:val="21"/>
          <w:szCs w:val="21"/>
          <w:lang w:val="fr-FR"/>
          <w14:ligatures w14:val="none"/>
        </w:rPr>
        <w:t>。</w:t>
      </w:r>
      <w:r w:rsidR="00C84F91">
        <w:rPr>
          <w:rFonts w:ascii="Times New Roman" w:eastAsia="宋体" w:hAnsi="Times New Roman" w:cs="Times New Roman" w:hint="eastAsia"/>
          <w:sz w:val="21"/>
          <w:szCs w:val="21"/>
          <w:lang w:val="fr-FR"/>
          <w14:ligatures w14:val="none"/>
        </w:rPr>
        <w:t>后者与前者同等</w:t>
      </w:r>
      <w:r w:rsidR="00AC13AF" w:rsidRPr="00AE2F29">
        <w:rPr>
          <w:rFonts w:ascii="Times New Roman" w:eastAsia="宋体" w:hAnsi="Times New Roman" w:cs="Times New Roman"/>
          <w:sz w:val="21"/>
          <w:szCs w:val="21"/>
          <w:lang w:val="fr-FR"/>
          <w14:ligatures w14:val="none"/>
        </w:rPr>
        <w:t>荒谬。数学，物理学和生物学，同遣词造句的艺术一样，对灵性</w:t>
      </w:r>
      <w:r w:rsidR="0045126E">
        <w:rPr>
          <w:rFonts w:ascii="Times New Roman" w:eastAsia="宋体" w:hAnsi="Times New Roman" w:cs="Times New Roman" w:hint="eastAsia"/>
          <w:sz w:val="21"/>
          <w:szCs w:val="21"/>
          <w:lang w:val="fr-FR"/>
          <w14:ligatures w14:val="none"/>
        </w:rPr>
        <w:t>导师</w:t>
      </w:r>
      <w:r w:rsidR="00AC13AF" w:rsidRPr="00AE2F29">
        <w:rPr>
          <w:rFonts w:ascii="Times New Roman" w:eastAsia="宋体" w:hAnsi="Times New Roman" w:cs="Times New Roman"/>
          <w:sz w:val="21"/>
          <w:szCs w:val="21"/>
          <w:lang w:val="fr-FR"/>
          <w14:ligatures w14:val="none"/>
        </w:rPr>
        <w:t>的职能全然陌生。当文学和科学</w:t>
      </w:r>
      <w:proofErr w:type="gramStart"/>
      <w:r w:rsidR="00AC13AF" w:rsidRPr="00AE2F29">
        <w:rPr>
          <w:rFonts w:ascii="Times New Roman" w:eastAsia="宋体" w:hAnsi="Times New Roman" w:cs="Times New Roman"/>
          <w:sz w:val="21"/>
          <w:szCs w:val="21"/>
          <w:lang w:val="fr-FR"/>
          <w14:ligatures w14:val="none"/>
        </w:rPr>
        <w:t>篡</w:t>
      </w:r>
      <w:proofErr w:type="gramEnd"/>
      <w:r w:rsidR="00AC13AF" w:rsidRPr="00AE2F29">
        <w:rPr>
          <w:rFonts w:ascii="Times New Roman" w:eastAsia="宋体" w:hAnsi="Times New Roman" w:cs="Times New Roman"/>
          <w:sz w:val="21"/>
          <w:szCs w:val="21"/>
          <w:lang w:val="fr-FR"/>
          <w14:ligatures w14:val="none"/>
        </w:rPr>
        <w:t>取了这一</w:t>
      </w:r>
      <w:r w:rsidR="00370898">
        <w:rPr>
          <w:rFonts w:ascii="Times New Roman" w:eastAsia="宋体" w:hAnsi="Times New Roman" w:cs="Times New Roman" w:hint="eastAsia"/>
          <w:sz w:val="21"/>
          <w:szCs w:val="21"/>
          <w:lang w:val="fr-FR"/>
          <w14:ligatures w14:val="none"/>
        </w:rPr>
        <w:t>职位</w:t>
      </w:r>
      <w:r w:rsidR="00AC13AF" w:rsidRPr="00AE2F29">
        <w:rPr>
          <w:rFonts w:ascii="Times New Roman" w:eastAsia="宋体" w:hAnsi="Times New Roman" w:cs="Times New Roman"/>
          <w:sz w:val="21"/>
          <w:szCs w:val="21"/>
          <w:lang w:val="fr-FR"/>
          <w14:ligatures w14:val="none"/>
        </w:rPr>
        <w:t>，就不再有任何灵性生活。今天，尽管</w:t>
      </w:r>
      <w:r w:rsidR="00370898">
        <w:rPr>
          <w:rFonts w:ascii="Times New Roman" w:eastAsia="宋体" w:hAnsi="Times New Roman" w:cs="Times New Roman" w:hint="eastAsia"/>
          <w:sz w:val="21"/>
          <w:szCs w:val="21"/>
          <w:lang w:val="fr-FR"/>
          <w14:ligatures w14:val="none"/>
        </w:rPr>
        <w:t>仍有顾虑</w:t>
      </w:r>
      <w:r w:rsidR="00AC13AF" w:rsidRPr="00AE2F29">
        <w:rPr>
          <w:rFonts w:ascii="Times New Roman" w:eastAsia="宋体" w:hAnsi="Times New Roman" w:cs="Times New Roman"/>
          <w:sz w:val="21"/>
          <w:szCs w:val="21"/>
          <w:lang w:val="fr-FR"/>
          <w14:ligatures w14:val="none"/>
        </w:rPr>
        <w:t>存在，但有一些迹象表明，作家和学者们的僭越已经步入</w:t>
      </w:r>
      <w:r w:rsidR="00370898">
        <w:rPr>
          <w:rFonts w:ascii="Times New Roman" w:eastAsia="宋体" w:hAnsi="Times New Roman" w:cs="Times New Roman" w:hint="eastAsia"/>
          <w:sz w:val="21"/>
          <w:szCs w:val="21"/>
          <w:lang w:val="fr-FR"/>
          <w14:ligatures w14:val="none"/>
        </w:rPr>
        <w:t>了</w:t>
      </w:r>
      <w:r w:rsidR="00AC13AF" w:rsidRPr="00AE2F29">
        <w:rPr>
          <w:rFonts w:ascii="Times New Roman" w:eastAsia="宋体" w:hAnsi="Times New Roman" w:cs="Times New Roman"/>
          <w:sz w:val="21"/>
          <w:szCs w:val="21"/>
          <w:lang w:val="fr-FR"/>
          <w14:ligatures w14:val="none"/>
        </w:rPr>
        <w:t>尾声。若</w:t>
      </w:r>
      <w:r w:rsidR="008E774C">
        <w:rPr>
          <w:rFonts w:ascii="Times New Roman" w:eastAsia="宋体" w:hAnsi="Times New Roman" w:cs="Times New Roman" w:hint="eastAsia"/>
          <w:sz w:val="21"/>
          <w:szCs w:val="21"/>
          <w:lang w:val="fr-FR"/>
          <w14:ligatures w14:val="none"/>
        </w:rPr>
        <w:t>我们</w:t>
      </w:r>
      <w:r w:rsidR="00AC13AF" w:rsidRPr="00AE2F29">
        <w:rPr>
          <w:rFonts w:ascii="Times New Roman" w:eastAsia="宋体" w:hAnsi="Times New Roman" w:cs="Times New Roman"/>
          <w:sz w:val="21"/>
          <w:szCs w:val="21"/>
          <w:lang w:val="fr-FR"/>
          <w14:ligatures w14:val="none"/>
        </w:rPr>
        <w:t>无需挂虑会有更糟糕的东西取而代之的话，这</w:t>
      </w:r>
      <w:r w:rsidR="008E774C">
        <w:rPr>
          <w:rFonts w:ascii="Times New Roman" w:eastAsia="宋体" w:hAnsi="Times New Roman" w:cs="Times New Roman" w:hint="eastAsia"/>
          <w:sz w:val="21"/>
          <w:szCs w:val="21"/>
          <w:lang w:val="fr-FR"/>
          <w14:ligatures w14:val="none"/>
        </w:rPr>
        <w:t>会</w:t>
      </w:r>
      <w:r w:rsidR="00AC13AF" w:rsidRPr="00AE2F29">
        <w:rPr>
          <w:rFonts w:ascii="Times New Roman" w:eastAsia="宋体" w:hAnsi="Times New Roman" w:cs="Times New Roman"/>
          <w:sz w:val="21"/>
          <w:szCs w:val="21"/>
          <w:lang w:val="fr-FR"/>
          <w14:ligatures w14:val="none"/>
        </w:rPr>
        <w:t>是件令人</w:t>
      </w:r>
      <w:r w:rsidR="003A5FBA">
        <w:rPr>
          <w:rFonts w:ascii="Times New Roman" w:eastAsia="宋体" w:hAnsi="Times New Roman" w:cs="Times New Roman" w:hint="eastAsia"/>
          <w:sz w:val="21"/>
          <w:szCs w:val="21"/>
          <w:lang w:val="fr-FR"/>
          <w14:ligatures w14:val="none"/>
        </w:rPr>
        <w:t>欣慰</w:t>
      </w:r>
      <w:r w:rsidR="00AC13AF" w:rsidRPr="00AE2F29">
        <w:rPr>
          <w:rFonts w:ascii="Times New Roman" w:eastAsia="宋体" w:hAnsi="Times New Roman" w:cs="Times New Roman"/>
          <w:sz w:val="21"/>
          <w:szCs w:val="21"/>
          <w:lang w:val="fr-FR"/>
          <w14:ligatures w14:val="none"/>
        </w:rPr>
        <w:t>的事。</w:t>
      </w:r>
    </w:p>
    <w:p w14:paraId="7D6C8373" w14:textId="1E5C8DC7"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不过，过去几个世纪</w:t>
      </w:r>
      <w:r w:rsidR="009B35F4">
        <w:rPr>
          <w:rFonts w:ascii="Times New Roman" w:eastAsia="宋体" w:hAnsi="Times New Roman" w:cs="Times New Roman" w:hint="eastAsia"/>
          <w:sz w:val="21"/>
          <w:szCs w:val="21"/>
          <w:lang w:val="fr-FR"/>
          <w14:ligatures w14:val="none"/>
        </w:rPr>
        <w:t>里</w:t>
      </w:r>
      <w:r w:rsidRPr="00AE2F29">
        <w:rPr>
          <w:rFonts w:ascii="Times New Roman" w:eastAsia="宋体" w:hAnsi="Times New Roman" w:cs="Times New Roman"/>
          <w:sz w:val="21"/>
          <w:szCs w:val="21"/>
          <w:lang w:val="fr-FR"/>
          <w14:ligatures w14:val="none"/>
        </w:rPr>
        <w:t>的真正天才的作品</w:t>
      </w:r>
      <w:r w:rsidR="009B35F4">
        <w:rPr>
          <w:rFonts w:ascii="Times New Roman" w:eastAsia="宋体" w:hAnsi="Times New Roman" w:cs="Times New Roman" w:hint="eastAsia"/>
          <w:sz w:val="21"/>
          <w:szCs w:val="21"/>
          <w:lang w:val="fr-FR"/>
          <w14:ligatures w14:val="none"/>
        </w:rPr>
        <w:t>仍旧得到了保存</w:t>
      </w:r>
      <w:r w:rsidRPr="00AE2F29">
        <w:rPr>
          <w:rFonts w:ascii="Times New Roman" w:eastAsia="宋体" w:hAnsi="Times New Roman" w:cs="Times New Roman"/>
          <w:sz w:val="21"/>
          <w:szCs w:val="21"/>
          <w:lang w:val="fr-FR"/>
          <w14:ligatures w14:val="none"/>
        </w:rPr>
        <w:t>，并</w:t>
      </w:r>
      <w:r w:rsidR="006E3F3E">
        <w:rPr>
          <w:rFonts w:ascii="Times New Roman" w:eastAsia="宋体" w:hAnsi="Times New Roman" w:cs="Times New Roman" w:hint="eastAsia"/>
          <w:sz w:val="21"/>
          <w:szCs w:val="21"/>
          <w:lang w:val="fr-FR"/>
          <w14:ligatures w14:val="none"/>
        </w:rPr>
        <w:t>且</w:t>
      </w:r>
      <w:r w:rsidRPr="00AE2F29">
        <w:rPr>
          <w:rFonts w:ascii="Times New Roman" w:eastAsia="宋体" w:hAnsi="Times New Roman" w:cs="Times New Roman"/>
          <w:sz w:val="21"/>
          <w:szCs w:val="21"/>
          <w:lang w:val="fr-FR"/>
          <w14:ligatures w14:val="none"/>
        </w:rPr>
        <w:t>触手可得。对它们的</w:t>
      </w:r>
      <w:r w:rsidR="001279AB" w:rsidRPr="00AE2F29">
        <w:rPr>
          <w:rFonts w:ascii="Times New Roman" w:eastAsia="宋体" w:hAnsi="Times New Roman" w:cs="Times New Roman"/>
          <w:sz w:val="21"/>
          <w:szCs w:val="21"/>
          <w:lang w:val="fr-FR"/>
          <w14:ligatures w14:val="none"/>
        </w:rPr>
        <w:t>默观</w:t>
      </w:r>
      <w:r w:rsidRPr="00AE2F29">
        <w:rPr>
          <w:rFonts w:ascii="Times New Roman" w:eastAsia="宋体" w:hAnsi="Times New Roman" w:cs="Times New Roman"/>
          <w:sz w:val="21"/>
          <w:szCs w:val="21"/>
          <w:lang w:val="fr-FR"/>
          <w14:ligatures w14:val="none"/>
        </w:rPr>
        <w:t>是</w:t>
      </w:r>
      <w:proofErr w:type="gramStart"/>
      <w:r w:rsidRPr="00AE2F29">
        <w:rPr>
          <w:rFonts w:ascii="Times New Roman" w:eastAsia="宋体" w:hAnsi="Times New Roman" w:cs="Times New Roman"/>
          <w:sz w:val="21"/>
          <w:szCs w:val="21"/>
          <w:lang w:val="fr-FR"/>
          <w14:ligatures w14:val="none"/>
        </w:rPr>
        <w:t>某种灵启的</w:t>
      </w:r>
      <w:proofErr w:type="gramEnd"/>
      <w:r w:rsidRPr="00AE2F29">
        <w:rPr>
          <w:rFonts w:ascii="Times New Roman" w:eastAsia="宋体" w:hAnsi="Times New Roman" w:cs="Times New Roman"/>
          <w:sz w:val="21"/>
          <w:szCs w:val="21"/>
          <w:lang w:val="fr-FR"/>
          <w14:ligatures w14:val="none"/>
        </w:rPr>
        <w:t>不竭源泉，</w:t>
      </w:r>
      <w:r w:rsidR="006E3F3E">
        <w:rPr>
          <w:rFonts w:ascii="Times New Roman" w:eastAsia="宋体" w:hAnsi="Times New Roman" w:cs="Times New Roman" w:hint="eastAsia"/>
          <w:sz w:val="21"/>
          <w:szCs w:val="21"/>
          <w:lang w:val="fr-FR"/>
          <w14:ligatures w14:val="none"/>
        </w:rPr>
        <w:t>它</w:t>
      </w:r>
      <w:r w:rsidRPr="00AE2F29">
        <w:rPr>
          <w:rFonts w:ascii="Times New Roman" w:eastAsia="宋体" w:hAnsi="Times New Roman" w:cs="Times New Roman"/>
          <w:sz w:val="21"/>
          <w:szCs w:val="21"/>
          <w:lang w:val="fr-FR"/>
          <w14:ligatures w14:val="none"/>
        </w:rPr>
        <w:t>能够合法地牵引我们。因为，正如柏拉图所言，对于那些懂得如何接收它的人来说，这种</w:t>
      </w:r>
      <w:proofErr w:type="gramStart"/>
      <w:r w:rsidRPr="00AE2F29">
        <w:rPr>
          <w:rFonts w:ascii="Times New Roman" w:eastAsia="宋体" w:hAnsi="Times New Roman" w:cs="Times New Roman"/>
          <w:sz w:val="21"/>
          <w:szCs w:val="21"/>
          <w:lang w:val="fr-FR"/>
          <w14:ligatures w14:val="none"/>
        </w:rPr>
        <w:t>灵启</w:t>
      </w:r>
      <w:r w:rsidR="00450220">
        <w:rPr>
          <w:rFonts w:ascii="Times New Roman" w:eastAsia="宋体" w:hAnsi="Times New Roman" w:cs="Times New Roman" w:hint="eastAsia"/>
          <w:sz w:val="21"/>
          <w:szCs w:val="21"/>
          <w:lang w:val="fr-FR"/>
          <w14:ligatures w14:val="none"/>
        </w:rPr>
        <w:t>将</w:t>
      </w:r>
      <w:proofErr w:type="gramEnd"/>
      <w:r w:rsidRPr="00AE2F29">
        <w:rPr>
          <w:rFonts w:ascii="Times New Roman" w:eastAsia="宋体" w:hAnsi="Times New Roman" w:cs="Times New Roman"/>
          <w:sz w:val="21"/>
          <w:szCs w:val="21"/>
          <w:lang w:val="fr-FR"/>
          <w14:ligatures w14:val="none"/>
        </w:rPr>
        <w:t>让他们长出一双能够克服重力的翅膀。</w:t>
      </w:r>
    </w:p>
    <w:p w14:paraId="46FBCF62" w14:textId="77777777" w:rsidR="00AC13AF" w:rsidRPr="00450220" w:rsidRDefault="00AC13AF" w:rsidP="009900D1">
      <w:pPr>
        <w:spacing w:after="0" w:line="360" w:lineRule="auto"/>
        <w:jc w:val="both"/>
        <w:rPr>
          <w:rFonts w:ascii="Times New Roman" w:eastAsia="宋体" w:hAnsi="Times New Roman" w:cs="Times New Roman"/>
          <w:sz w:val="20"/>
          <w:szCs w:val="20"/>
          <w:lang w:val="fr-FR"/>
          <w14:ligatures w14:val="none"/>
        </w:rPr>
      </w:pPr>
    </w:p>
    <w:p w14:paraId="454FBF23" w14:textId="77777777" w:rsidR="00AC13AF" w:rsidRPr="00AE2F29" w:rsidRDefault="00AC13AF" w:rsidP="009900D1">
      <w:pPr>
        <w:pStyle w:val="1"/>
        <w:spacing w:line="360" w:lineRule="auto"/>
        <w:rPr>
          <w:rFonts w:ascii="宋体" w:eastAsia="宋体" w:hAnsi="宋体" w:hint="eastAsia"/>
          <w:color w:val="auto"/>
          <w:sz w:val="21"/>
          <w:szCs w:val="21"/>
          <w:lang w:val="fr-FR"/>
        </w:rPr>
      </w:pPr>
      <w:bookmarkStart w:id="8" w:name="_Toc132461473"/>
      <w:bookmarkStart w:id="9" w:name="_Toc198218926"/>
      <w:r w:rsidRPr="00AE2F29">
        <w:rPr>
          <w:rFonts w:ascii="宋体" w:eastAsia="宋体" w:hAnsi="宋体"/>
          <w:color w:val="auto"/>
          <w:sz w:val="21"/>
          <w:szCs w:val="21"/>
          <w:lang w:val="fr-FR"/>
        </w:rPr>
        <w:t>文学的责任</w:t>
      </w:r>
      <w:bookmarkEnd w:id="8"/>
      <w:bookmarkEnd w:id="9"/>
    </w:p>
    <w:p w14:paraId="7D10B061" w14:textId="5D7AF6C6" w:rsidR="002E27DF" w:rsidRPr="00AE2F29" w:rsidRDefault="009900D1" w:rsidP="009900D1">
      <w:pPr>
        <w:spacing w:after="0" w:line="360" w:lineRule="auto"/>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0"/>
          <w:szCs w:val="20"/>
          <w:lang w:val="fr-FR"/>
          <w14:ligatures w14:val="none"/>
        </w:rPr>
        <w:t>[</w:t>
      </w:r>
      <w:proofErr w:type="gramStart"/>
      <w:r w:rsidRPr="00AE2F29">
        <w:rPr>
          <w:rFonts w:ascii="Times New Roman" w:eastAsia="宋体" w:hAnsi="Times New Roman" w:cs="Times New Roman"/>
          <w:sz w:val="20"/>
          <w:szCs w:val="20"/>
          <w:lang w:val="fr-FR"/>
          <w14:ligatures w14:val="none"/>
        </w:rPr>
        <w:t>译按</w:t>
      </w:r>
      <w:proofErr w:type="gramEnd"/>
      <w:r w:rsidRPr="00AE2F29">
        <w:rPr>
          <w:rFonts w:ascii="Times New Roman" w:eastAsia="宋体" w:hAnsi="Times New Roman" w:cs="Times New Roman"/>
          <w:sz w:val="20"/>
          <w:szCs w:val="20"/>
          <w:lang w:val="fr-FR"/>
          <w14:ligatures w14:val="none"/>
        </w:rPr>
        <w:t>]</w:t>
      </w:r>
      <w:r w:rsidR="007D1036" w:rsidRPr="00AE2F29">
        <w:rPr>
          <w:rFonts w:ascii="Times New Roman" w:eastAsia="宋体" w:hAnsi="Times New Roman" w:cs="Times New Roman"/>
          <w:sz w:val="20"/>
          <w:szCs w:val="20"/>
          <w:lang w:val="fr-FR"/>
          <w14:ligatures w14:val="none"/>
        </w:rPr>
        <w:t>本文</w:t>
      </w:r>
      <w:r w:rsidRPr="00AE2F29">
        <w:rPr>
          <w:rFonts w:ascii="Times New Roman" w:eastAsia="宋体" w:hAnsi="Times New Roman" w:cs="Times New Roman"/>
          <w:sz w:val="20"/>
          <w:szCs w:val="20"/>
          <w:lang w:val="fr-FR"/>
          <w14:ligatures w14:val="none"/>
        </w:rPr>
        <w:t>原标题为</w:t>
      </w:r>
      <w:r w:rsidRPr="00AE2F29">
        <w:rPr>
          <w:rFonts w:ascii="Times New Roman" w:eastAsia="宋体" w:hAnsi="Times New Roman" w:cs="Times New Roman"/>
          <w:i/>
          <w:iCs/>
          <w:sz w:val="21"/>
          <w:szCs w:val="21"/>
          <w:lang w:val="fr-FR"/>
          <w14:ligatures w14:val="none"/>
        </w:rPr>
        <w:t>Lettre aux cahiers du sud sur les responsablités de la littérature</w:t>
      </w:r>
      <w:r w:rsidRPr="00AE2F29">
        <w:rPr>
          <w:rFonts w:ascii="Times New Roman" w:eastAsia="宋体" w:hAnsi="Times New Roman" w:cs="Times New Roman"/>
          <w:sz w:val="21"/>
          <w:szCs w:val="21"/>
          <w:lang w:val="fr-FR"/>
          <w14:ligatures w14:val="none"/>
        </w:rPr>
        <w:t>，系薇依</w:t>
      </w:r>
      <w:r w:rsidR="002E27DF" w:rsidRPr="00AE2F29">
        <w:rPr>
          <w:rFonts w:ascii="Times New Roman" w:eastAsia="宋体" w:hAnsi="Times New Roman" w:cs="Times New Roman"/>
          <w:sz w:val="21"/>
          <w:szCs w:val="21"/>
          <w:lang w:val="fr-FR"/>
          <w14:ligatures w14:val="none"/>
        </w:rPr>
        <w:t>为参与</w:t>
      </w:r>
      <w:r w:rsidR="002E27DF" w:rsidRPr="00AE2F29">
        <w:rPr>
          <w:rFonts w:ascii="Times New Roman" w:eastAsia="宋体" w:hAnsi="Times New Roman" w:cs="Times New Roman"/>
          <w:i/>
          <w:iCs/>
          <w:sz w:val="21"/>
          <w:szCs w:val="21"/>
          <w:lang w:val="fr-FR"/>
          <w14:ligatures w14:val="none"/>
        </w:rPr>
        <w:t>Cahiers du Sud</w:t>
      </w:r>
      <w:r w:rsidR="002E27DF" w:rsidRPr="00AE2F29">
        <w:rPr>
          <w:rFonts w:ascii="Times New Roman" w:eastAsia="宋体" w:hAnsi="Times New Roman" w:cs="Times New Roman"/>
          <w:sz w:val="21"/>
          <w:szCs w:val="21"/>
          <w:lang w:val="fr-FR"/>
          <w14:ligatures w14:val="none"/>
        </w:rPr>
        <w:t>关于价值问题的讨论而撰写的两篇文章之一。此处译文最初转译自</w:t>
      </w:r>
      <w:r w:rsidR="002E27DF" w:rsidRPr="00AE2F29">
        <w:rPr>
          <w:rFonts w:ascii="Times New Roman" w:eastAsia="宋体" w:hAnsi="Times New Roman" w:cs="Times New Roman"/>
          <w:sz w:val="21"/>
          <w:szCs w:val="21"/>
          <w:lang w:val="fr-FR"/>
        </w:rPr>
        <w:t>Eric O. Springsted</w:t>
      </w:r>
      <w:r w:rsidR="002E27DF" w:rsidRPr="00AE2F29">
        <w:rPr>
          <w:rFonts w:ascii="Times New Roman" w:eastAsia="宋体" w:hAnsi="Times New Roman" w:cs="Times New Roman"/>
          <w:sz w:val="21"/>
          <w:szCs w:val="21"/>
          <w:lang w:val="fr-FR"/>
        </w:rPr>
        <w:t>与</w:t>
      </w:r>
      <w:r w:rsidR="002E27DF" w:rsidRPr="00AE2F29">
        <w:rPr>
          <w:rFonts w:ascii="Times New Roman" w:eastAsia="宋体" w:hAnsi="Times New Roman" w:cs="Times New Roman"/>
          <w:sz w:val="21"/>
          <w:szCs w:val="21"/>
          <w:lang w:val="fr-FR"/>
        </w:rPr>
        <w:t>Lawrence E. Schmidt</w:t>
      </w:r>
      <w:r w:rsidR="002E27DF" w:rsidRPr="00AE2F29">
        <w:rPr>
          <w:rFonts w:ascii="Times New Roman" w:eastAsia="宋体" w:hAnsi="Times New Roman" w:cs="Times New Roman"/>
          <w:sz w:val="21"/>
          <w:szCs w:val="21"/>
          <w:lang w:val="fr-FR"/>
        </w:rPr>
        <w:t>合译的英译本（</w:t>
      </w:r>
      <w:r w:rsidR="002E27DF" w:rsidRPr="00AE2F29">
        <w:rPr>
          <w:rFonts w:ascii="Times New Roman" w:eastAsia="宋体" w:hAnsi="Times New Roman" w:cs="Times New Roman"/>
          <w:i/>
          <w:iCs/>
          <w:sz w:val="21"/>
          <w:szCs w:val="21"/>
          <w:lang w:val="fr-FR"/>
        </w:rPr>
        <w:t>Late Philosophical Writings</w:t>
      </w:r>
      <w:r w:rsidR="002E27DF" w:rsidRPr="00AE2F29">
        <w:rPr>
          <w:rFonts w:ascii="Times New Roman" w:eastAsia="宋体" w:hAnsi="Times New Roman" w:cs="Times New Roman"/>
          <w:sz w:val="21"/>
          <w:szCs w:val="21"/>
          <w:lang w:val="fr-FR"/>
        </w:rPr>
        <w:t xml:space="preserve">, University of </w:t>
      </w:r>
      <w:r w:rsidR="002E27DF" w:rsidRPr="00AE2F29">
        <w:rPr>
          <w:rFonts w:ascii="Times New Roman" w:eastAsia="宋体" w:hAnsi="Times New Roman" w:cs="Times New Roman"/>
          <w:sz w:val="21"/>
          <w:szCs w:val="21"/>
          <w:lang w:val="fr-FR"/>
        </w:rPr>
        <w:lastRenderedPageBreak/>
        <w:t>Notre Dame Press, 2015</w:t>
      </w:r>
      <w:r w:rsidR="002E27DF" w:rsidRPr="00AE2F29">
        <w:rPr>
          <w:rFonts w:ascii="Times New Roman" w:eastAsia="宋体" w:hAnsi="Times New Roman" w:cs="Times New Roman"/>
          <w:sz w:val="21"/>
          <w:szCs w:val="21"/>
          <w:lang w:val="fr-FR"/>
        </w:rPr>
        <w:t>）</w:t>
      </w:r>
      <w:r w:rsidR="002E27DF" w:rsidRPr="00AE2F29">
        <w:rPr>
          <w:rFonts w:ascii="Times New Roman" w:eastAsia="宋体" w:hAnsi="Times New Roman" w:cs="Times New Roman"/>
          <w:sz w:val="21"/>
          <w:szCs w:val="21"/>
          <w:lang w:val="fr-FR"/>
          <w14:ligatures w14:val="none"/>
        </w:rPr>
        <w:t>，而后参照刊登在</w:t>
      </w:r>
      <w:r w:rsidR="002E27DF" w:rsidRPr="00AE2F29">
        <w:rPr>
          <w:rFonts w:ascii="Times New Roman" w:eastAsia="宋体" w:hAnsi="Times New Roman" w:cs="Times New Roman"/>
          <w:i/>
          <w:iCs/>
          <w:sz w:val="21"/>
          <w:szCs w:val="21"/>
          <w:lang w:val="fr-FR"/>
          <w14:ligatures w14:val="none"/>
        </w:rPr>
        <w:t>Cahiers du Sud</w:t>
      </w:r>
      <w:r w:rsidR="002E27DF" w:rsidRPr="00AE2F29">
        <w:rPr>
          <w:rFonts w:ascii="Times New Roman" w:eastAsia="宋体" w:hAnsi="Times New Roman" w:cs="Times New Roman"/>
          <w:sz w:val="21"/>
          <w:szCs w:val="21"/>
          <w:lang w:val="fr-FR"/>
          <w14:ligatures w14:val="none"/>
        </w:rPr>
        <w:t>杂志的法文原稿做了全面修订。</w:t>
      </w:r>
    </w:p>
    <w:p w14:paraId="1F648812" w14:textId="178C511E" w:rsidR="00AC13AF" w:rsidRPr="00AE2F29" w:rsidRDefault="002E27DF" w:rsidP="009900D1">
      <w:pPr>
        <w:spacing w:after="0" w:line="360" w:lineRule="auto"/>
        <w:jc w:val="both"/>
        <w:rPr>
          <w:rFonts w:ascii="Times New Roman" w:eastAsia="宋体" w:hAnsi="Times New Roman" w:cs="Times New Roman"/>
          <w:sz w:val="20"/>
          <w:szCs w:val="20"/>
          <w:lang w:val="fr-FR"/>
          <w14:ligatures w14:val="none"/>
        </w:rPr>
      </w:pPr>
      <w:r w:rsidRPr="00AE2F29">
        <w:rPr>
          <w:rFonts w:ascii="Times New Roman" w:eastAsia="宋体" w:hAnsi="Times New Roman" w:cs="Times New Roman"/>
          <w:sz w:val="20"/>
          <w:szCs w:val="20"/>
          <w:lang w:val="fr-FR"/>
          <w14:ligatures w14:val="none"/>
        </w:rPr>
        <w:t xml:space="preserve"> </w:t>
      </w:r>
    </w:p>
    <w:p w14:paraId="6EC4D2A8" w14:textId="52B5A68D"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读</w:t>
      </w:r>
      <w:r w:rsidR="000D7CCA" w:rsidRPr="00AE2F29">
        <w:rPr>
          <w:rFonts w:ascii="Times New Roman" w:eastAsia="宋体" w:hAnsi="Times New Roman" w:cs="Times New Roman"/>
          <w:sz w:val="21"/>
          <w:szCs w:val="21"/>
          <w:lang w:val="fr-FR"/>
          <w14:ligatures w14:val="none"/>
        </w:rPr>
        <w:t>罢</w:t>
      </w:r>
      <w:r w:rsidRPr="00AE2F29">
        <w:rPr>
          <w:rFonts w:ascii="Times New Roman" w:eastAsia="宋体" w:hAnsi="Times New Roman" w:cs="Times New Roman"/>
          <w:sz w:val="21"/>
          <w:szCs w:val="21"/>
          <w:lang w:val="fr-FR"/>
          <w14:ligatures w14:val="none"/>
        </w:rPr>
        <w:t>格罗斯对作家之责任的争论所做的讽喻（</w:t>
      </w:r>
      <w:r w:rsidRPr="00AE2F29">
        <w:rPr>
          <w:rFonts w:ascii="Times New Roman" w:eastAsia="宋体" w:hAnsi="Times New Roman" w:cs="Times New Roman"/>
          <w:sz w:val="21"/>
          <w:szCs w:val="21"/>
          <w:lang w:val="fr-FR"/>
          <w14:ligatures w14:val="none"/>
        </w:rPr>
        <w:t>allusion</w:t>
      </w:r>
      <w:r w:rsidRPr="00AE2F29">
        <w:rPr>
          <w:rFonts w:ascii="Times New Roman" w:eastAsia="宋体" w:hAnsi="Times New Roman" w:cs="Times New Roman"/>
          <w:sz w:val="21"/>
          <w:szCs w:val="21"/>
          <w:lang w:val="fr-FR"/>
          <w14:ligatures w14:val="none"/>
        </w:rPr>
        <w:t>）后，我不禁再次回到这一问题，以便为一种看待问题的方式辩护，它不仅与本刊的看法相反，而且与我</w:t>
      </w:r>
      <w:r w:rsidR="005B1C68">
        <w:rPr>
          <w:rFonts w:ascii="Times New Roman" w:eastAsia="宋体" w:hAnsi="Times New Roman" w:cs="Times New Roman" w:hint="eastAsia"/>
          <w:sz w:val="21"/>
          <w:szCs w:val="21"/>
          <w:lang w:val="fr-FR"/>
          <w14:ligatures w14:val="none"/>
        </w:rPr>
        <w:t>所</w:t>
      </w:r>
      <w:r w:rsidRPr="00AE2F29">
        <w:rPr>
          <w:rFonts w:ascii="Times New Roman" w:eastAsia="宋体" w:hAnsi="Times New Roman" w:cs="Times New Roman"/>
          <w:sz w:val="21"/>
          <w:szCs w:val="21"/>
          <w:lang w:val="fr-FR"/>
          <w14:ligatures w14:val="none"/>
        </w:rPr>
        <w:t>赞同的每一个人相抵牾，以及，很不幸，</w:t>
      </w:r>
      <w:proofErr w:type="gramStart"/>
      <w:r w:rsidR="00712321">
        <w:rPr>
          <w:rFonts w:ascii="Times New Roman" w:eastAsia="宋体" w:hAnsi="Times New Roman" w:cs="Times New Roman" w:hint="eastAsia"/>
          <w:sz w:val="21"/>
          <w:szCs w:val="21"/>
          <w:lang w:val="fr-FR"/>
          <w14:ligatures w14:val="none"/>
        </w:rPr>
        <w:t>它</w:t>
      </w:r>
      <w:r w:rsidR="00815C5C">
        <w:rPr>
          <w:rFonts w:ascii="Times New Roman" w:eastAsia="宋体" w:hAnsi="Times New Roman" w:cs="Times New Roman" w:hint="eastAsia"/>
          <w:sz w:val="21"/>
          <w:szCs w:val="21"/>
          <w:lang w:val="fr-FR"/>
          <w14:ligatures w14:val="none"/>
        </w:rPr>
        <w:t>乍一看</w:t>
      </w:r>
      <w:proofErr w:type="gramEnd"/>
      <w:r w:rsidRPr="00AE2F29">
        <w:rPr>
          <w:rFonts w:ascii="Times New Roman" w:eastAsia="宋体" w:hAnsi="Times New Roman" w:cs="Times New Roman"/>
          <w:sz w:val="21"/>
          <w:szCs w:val="21"/>
          <w:lang w:val="fr-FR"/>
          <w14:ligatures w14:val="none"/>
        </w:rPr>
        <w:t>就像是在为我毫不赞同的</w:t>
      </w:r>
      <w:r w:rsidR="00815C5C">
        <w:rPr>
          <w:rFonts w:ascii="Times New Roman" w:eastAsia="宋体" w:hAnsi="Times New Roman" w:cs="Times New Roman" w:hint="eastAsia"/>
          <w:sz w:val="21"/>
          <w:szCs w:val="21"/>
          <w:lang w:val="fr-FR"/>
          <w14:ligatures w14:val="none"/>
        </w:rPr>
        <w:t>观点</w:t>
      </w:r>
      <w:r w:rsidR="001723D6" w:rsidRPr="00AE2F29">
        <w:rPr>
          <w:rFonts w:ascii="Times New Roman" w:eastAsia="宋体" w:hAnsi="Times New Roman" w:cs="Times New Roman"/>
          <w:sz w:val="21"/>
          <w:szCs w:val="21"/>
          <w:lang w:val="fr-FR"/>
          <w14:ligatures w14:val="none"/>
        </w:rPr>
        <w:t>背书</w:t>
      </w:r>
      <w:r w:rsidRPr="00AE2F29">
        <w:rPr>
          <w:rFonts w:ascii="Times New Roman" w:eastAsia="宋体" w:hAnsi="Times New Roman" w:cs="Times New Roman"/>
          <w:sz w:val="21"/>
          <w:szCs w:val="21"/>
          <w:lang w:val="fr-FR"/>
          <w14:ligatures w14:val="none"/>
        </w:rPr>
        <w:t>。</w:t>
      </w:r>
    </w:p>
    <w:p w14:paraId="0FD2791C" w14:textId="5FACD720"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我认为，上一时代的作家对我们时代的不幸负有责任。我所指的不仅是法国的战败；我们这个时代的不幸远深于此。它已经扩散至整个世界</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欧洲，美洲，以及西方的影响所渗透</w:t>
      </w:r>
      <w:r w:rsidR="00815C5C">
        <w:rPr>
          <w:rFonts w:ascii="Times New Roman" w:eastAsia="宋体" w:hAnsi="Times New Roman" w:cs="Times New Roman" w:hint="eastAsia"/>
          <w:sz w:val="21"/>
          <w:szCs w:val="21"/>
          <w:lang w:val="fr-FR"/>
          <w14:ligatures w14:val="none"/>
        </w:rPr>
        <w:t>到</w:t>
      </w:r>
      <w:r w:rsidRPr="00AE2F29">
        <w:rPr>
          <w:rFonts w:ascii="Times New Roman" w:eastAsia="宋体" w:hAnsi="Times New Roman" w:cs="Times New Roman"/>
          <w:sz w:val="21"/>
          <w:szCs w:val="21"/>
          <w:lang w:val="fr-FR"/>
          <w14:ligatures w14:val="none"/>
        </w:rPr>
        <w:t>的其他大陆。</w:t>
      </w:r>
    </w:p>
    <w:p w14:paraId="187CE73D" w14:textId="4C40B6F2"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诚如莫里亚克（</w:t>
      </w:r>
      <w:r w:rsidRPr="00AE2F29">
        <w:rPr>
          <w:rFonts w:ascii="Times New Roman" w:eastAsia="宋体" w:hAnsi="Times New Roman" w:cs="Times New Roman"/>
          <w:sz w:val="21"/>
          <w:szCs w:val="21"/>
          <w:lang w:val="fr-FR"/>
          <w14:ligatures w14:val="none"/>
        </w:rPr>
        <w:t>Mauriac</w:t>
      </w:r>
      <w:r w:rsidRPr="00AE2F29">
        <w:rPr>
          <w:rFonts w:ascii="Times New Roman" w:eastAsia="宋体" w:hAnsi="Times New Roman" w:cs="Times New Roman"/>
          <w:sz w:val="21"/>
          <w:szCs w:val="21"/>
          <w:lang w:val="fr-FR"/>
          <w14:ligatures w14:val="none"/>
        </w:rPr>
        <w:t>）</w:t>
      </w:r>
      <w:r w:rsidR="009A2100">
        <w:rPr>
          <w:rStyle w:val="af4"/>
          <w:rFonts w:ascii="Times New Roman" w:eastAsia="宋体" w:hAnsi="Times New Roman" w:cs="Times New Roman"/>
          <w:sz w:val="21"/>
          <w:szCs w:val="21"/>
          <w:lang w:val="fr-FR"/>
          <w14:ligatures w14:val="none"/>
        </w:rPr>
        <w:footnoteReference w:id="21"/>
      </w:r>
      <w:r w:rsidRPr="00AE2F29">
        <w:rPr>
          <w:rFonts w:ascii="Times New Roman" w:eastAsia="宋体" w:hAnsi="Times New Roman" w:cs="Times New Roman"/>
          <w:sz w:val="21"/>
          <w:szCs w:val="21"/>
          <w:lang w:val="fr-FR"/>
          <w14:ligatures w14:val="none"/>
        </w:rPr>
        <w:t>所言，当代最好的书籍无人问津。但作家的责任不</w:t>
      </w:r>
      <w:r w:rsidR="0066754D">
        <w:rPr>
          <w:rFonts w:ascii="Times New Roman" w:eastAsia="宋体" w:hAnsi="Times New Roman" w:cs="Times New Roman" w:hint="eastAsia"/>
          <w:sz w:val="21"/>
          <w:szCs w:val="21"/>
          <w:lang w:val="fr-FR"/>
          <w14:ligatures w14:val="none"/>
        </w:rPr>
        <w:t>是由其作品的</w:t>
      </w:r>
      <w:r w:rsidRPr="00AE2F29">
        <w:rPr>
          <w:rFonts w:ascii="Times New Roman" w:eastAsia="宋体" w:hAnsi="Times New Roman" w:cs="Times New Roman"/>
          <w:sz w:val="21"/>
          <w:szCs w:val="21"/>
          <w:lang w:val="fr-FR"/>
          <w14:ligatures w14:val="none"/>
        </w:rPr>
        <w:t>发行量</w:t>
      </w:r>
      <w:r w:rsidR="00F93E86">
        <w:rPr>
          <w:rFonts w:ascii="Times New Roman" w:eastAsia="宋体" w:hAnsi="Times New Roman" w:cs="Times New Roman" w:hint="eastAsia"/>
          <w:sz w:val="21"/>
          <w:szCs w:val="21"/>
          <w:lang w:val="fr-FR"/>
          <w14:ligatures w14:val="none"/>
        </w:rPr>
        <w:t>来</w:t>
      </w:r>
      <w:r w:rsidRPr="00AE2F29">
        <w:rPr>
          <w:rFonts w:ascii="Times New Roman" w:eastAsia="宋体" w:hAnsi="Times New Roman" w:cs="Times New Roman"/>
          <w:sz w:val="21"/>
          <w:szCs w:val="21"/>
          <w:lang w:val="fr-FR"/>
          <w14:ligatures w14:val="none"/>
        </w:rPr>
        <w:t>衡量</w:t>
      </w:r>
      <w:r w:rsidR="0066754D">
        <w:rPr>
          <w:rFonts w:ascii="Times New Roman" w:eastAsia="宋体" w:hAnsi="Times New Roman" w:cs="Times New Roman" w:hint="eastAsia"/>
          <w:sz w:val="21"/>
          <w:szCs w:val="21"/>
          <w:lang w:val="fr-FR"/>
          <w14:ligatures w14:val="none"/>
        </w:rPr>
        <w:t>的</w:t>
      </w:r>
      <w:r w:rsidRPr="00AE2F29">
        <w:rPr>
          <w:rFonts w:ascii="Times New Roman" w:eastAsia="宋体" w:hAnsi="Times New Roman" w:cs="Times New Roman"/>
          <w:sz w:val="21"/>
          <w:szCs w:val="21"/>
          <w:lang w:val="fr-FR"/>
          <w14:ligatures w14:val="none"/>
        </w:rPr>
        <w:t>。因为文学享有崇高的威望。这一点可以从过去的许多政党活动中看出，为了煽动群众，它们</w:t>
      </w:r>
      <w:r w:rsidR="009A1953">
        <w:rPr>
          <w:rFonts w:ascii="Times New Roman" w:eastAsia="宋体" w:hAnsi="Times New Roman" w:cs="Times New Roman" w:hint="eastAsia"/>
          <w:sz w:val="21"/>
          <w:szCs w:val="21"/>
          <w:lang w:val="fr-FR"/>
          <w14:ligatures w14:val="none"/>
        </w:rPr>
        <w:t>常常</w:t>
      </w:r>
      <w:r w:rsidRPr="00AE2F29">
        <w:rPr>
          <w:rFonts w:ascii="Times New Roman" w:eastAsia="宋体" w:hAnsi="Times New Roman" w:cs="Times New Roman"/>
          <w:sz w:val="21"/>
          <w:szCs w:val="21"/>
          <w:lang w:val="fr-FR"/>
          <w14:ligatures w14:val="none"/>
        </w:rPr>
        <w:t>会努力征集</w:t>
      </w:r>
      <w:r w:rsidR="00F93E86">
        <w:rPr>
          <w:rFonts w:ascii="Times New Roman" w:eastAsia="宋体" w:hAnsi="Times New Roman" w:cs="Times New Roman" w:hint="eastAsia"/>
          <w:sz w:val="21"/>
          <w:szCs w:val="21"/>
          <w:lang w:val="fr-FR"/>
          <w14:ligatures w14:val="none"/>
        </w:rPr>
        <w:t>一些</w:t>
      </w:r>
      <w:r w:rsidRPr="00AE2F29">
        <w:rPr>
          <w:rFonts w:ascii="Times New Roman" w:eastAsia="宋体" w:hAnsi="Times New Roman" w:cs="Times New Roman"/>
          <w:sz w:val="21"/>
          <w:szCs w:val="21"/>
          <w:lang w:val="fr-FR"/>
          <w14:ligatures w14:val="none"/>
        </w:rPr>
        <w:t>知名作家的签名。即使是那些从未</w:t>
      </w:r>
      <w:r w:rsidR="0033610D">
        <w:rPr>
          <w:rFonts w:ascii="Times New Roman" w:eastAsia="宋体" w:hAnsi="Times New Roman" w:cs="Times New Roman" w:hint="eastAsia"/>
          <w:sz w:val="21"/>
          <w:szCs w:val="21"/>
          <w:lang w:val="fr-FR"/>
          <w14:ligatures w14:val="none"/>
        </w:rPr>
        <w:t>听说过</w:t>
      </w:r>
      <w:r w:rsidRPr="00AE2F29">
        <w:rPr>
          <w:rFonts w:ascii="Times New Roman" w:eastAsia="宋体" w:hAnsi="Times New Roman" w:cs="Times New Roman"/>
          <w:sz w:val="21"/>
          <w:szCs w:val="21"/>
          <w:lang w:val="fr-FR"/>
          <w14:ligatures w14:val="none"/>
        </w:rPr>
        <w:t>那些作家的</w:t>
      </w:r>
      <w:r w:rsidR="0033610D">
        <w:rPr>
          <w:rFonts w:ascii="Times New Roman" w:eastAsia="宋体" w:hAnsi="Times New Roman" w:cs="Times New Roman" w:hint="eastAsia"/>
          <w:sz w:val="21"/>
          <w:szCs w:val="21"/>
          <w:lang w:val="fr-FR"/>
          <w14:ligatures w14:val="none"/>
        </w:rPr>
        <w:t>大名的</w:t>
      </w:r>
      <w:r w:rsidRPr="00AE2F29">
        <w:rPr>
          <w:rFonts w:ascii="Times New Roman" w:eastAsia="宋体" w:hAnsi="Times New Roman" w:cs="Times New Roman"/>
          <w:sz w:val="21"/>
          <w:szCs w:val="21"/>
          <w:lang w:val="fr-FR"/>
          <w14:ligatures w14:val="none"/>
        </w:rPr>
        <w:t>人，也同样在不经意间受到了文学威望的影响。人们从未</w:t>
      </w:r>
      <w:r w:rsidR="0033610D">
        <w:rPr>
          <w:rFonts w:ascii="Times New Roman" w:eastAsia="宋体" w:hAnsi="Times New Roman" w:cs="Times New Roman" w:hint="eastAsia"/>
          <w:sz w:val="21"/>
          <w:szCs w:val="21"/>
          <w:lang w:val="fr-FR"/>
          <w14:ligatures w14:val="none"/>
        </w:rPr>
        <w:t>如今天一般</w:t>
      </w:r>
      <w:r w:rsidRPr="00AE2F29">
        <w:rPr>
          <w:rFonts w:ascii="Times New Roman" w:eastAsia="宋体" w:hAnsi="Times New Roman" w:cs="Times New Roman"/>
          <w:sz w:val="21"/>
          <w:szCs w:val="21"/>
          <w:lang w:val="fr-FR"/>
          <w14:ligatures w14:val="none"/>
        </w:rPr>
        <w:t>喜爱阅读。</w:t>
      </w:r>
      <w:r w:rsidR="0024688E">
        <w:rPr>
          <w:rFonts w:ascii="Times New Roman" w:eastAsia="宋体" w:hAnsi="Times New Roman" w:cs="Times New Roman" w:hint="eastAsia"/>
          <w:sz w:val="21"/>
          <w:szCs w:val="21"/>
          <w:lang w:val="fr-FR"/>
          <w14:ligatures w14:val="none"/>
        </w:rPr>
        <w:t>但</w:t>
      </w:r>
      <w:r w:rsidRPr="00AE2F29">
        <w:rPr>
          <w:rFonts w:ascii="Times New Roman" w:eastAsia="宋体" w:hAnsi="Times New Roman" w:cs="Times New Roman"/>
          <w:sz w:val="21"/>
          <w:szCs w:val="21"/>
          <w:lang w:val="fr-FR"/>
          <w14:ligatures w14:val="none"/>
        </w:rPr>
        <w:t>他们读的</w:t>
      </w:r>
      <w:r w:rsidR="0024688E">
        <w:rPr>
          <w:rFonts w:ascii="Times New Roman" w:eastAsia="宋体" w:hAnsi="Times New Roman" w:cs="Times New Roman" w:hint="eastAsia"/>
          <w:sz w:val="21"/>
          <w:szCs w:val="21"/>
          <w:lang w:val="fr-FR"/>
          <w14:ligatures w14:val="none"/>
        </w:rPr>
        <w:t>却</w:t>
      </w:r>
      <w:r w:rsidRPr="00AE2F29">
        <w:rPr>
          <w:rFonts w:ascii="Times New Roman" w:eastAsia="宋体" w:hAnsi="Times New Roman" w:cs="Times New Roman"/>
          <w:sz w:val="21"/>
          <w:szCs w:val="21"/>
          <w:lang w:val="fr-FR"/>
          <w14:ligatures w14:val="none"/>
        </w:rPr>
        <w:t>不是书，而是些平庸粗劣的杂志；这类杂志</w:t>
      </w:r>
      <w:r w:rsidR="0024688E">
        <w:rPr>
          <w:rFonts w:ascii="Times New Roman" w:eastAsia="宋体" w:hAnsi="Times New Roman" w:cs="Times New Roman" w:hint="eastAsia"/>
          <w:sz w:val="21"/>
          <w:szCs w:val="21"/>
          <w:lang w:val="fr-FR"/>
          <w14:ligatures w14:val="none"/>
        </w:rPr>
        <w:t>无孔不入</w:t>
      </w:r>
      <w:r w:rsidRPr="00AE2F29">
        <w:rPr>
          <w:rFonts w:ascii="Times New Roman" w:eastAsia="宋体" w:hAnsi="Times New Roman" w:cs="Times New Roman"/>
          <w:sz w:val="21"/>
          <w:szCs w:val="21"/>
          <w:lang w:val="fr-FR"/>
          <w14:ligatures w14:val="none"/>
        </w:rPr>
        <w:t>，直</w:t>
      </w:r>
      <w:r w:rsidR="0024688E">
        <w:rPr>
          <w:rFonts w:ascii="Times New Roman" w:eastAsia="宋体" w:hAnsi="Times New Roman" w:cs="Times New Roman" w:hint="eastAsia"/>
          <w:sz w:val="21"/>
          <w:szCs w:val="21"/>
          <w:lang w:val="fr-FR"/>
          <w14:ligatures w14:val="none"/>
        </w:rPr>
        <w:t>至</w:t>
      </w:r>
      <w:r w:rsidRPr="00AE2F29">
        <w:rPr>
          <w:rFonts w:ascii="Times New Roman" w:eastAsia="宋体" w:hAnsi="Times New Roman" w:cs="Times New Roman"/>
          <w:sz w:val="21"/>
          <w:szCs w:val="21"/>
          <w:lang w:val="fr-FR"/>
          <w14:ligatures w14:val="none"/>
        </w:rPr>
        <w:t>乡村和郊外。然而，由于我们这一时代的文学风气的影响，这些杂志中最差劲的一类同我们最好的作家</w:t>
      </w:r>
      <w:r w:rsidR="00947E74">
        <w:rPr>
          <w:rFonts w:ascii="Times New Roman" w:eastAsia="宋体" w:hAnsi="Times New Roman" w:cs="Times New Roman" w:hint="eastAsia"/>
          <w:sz w:val="21"/>
          <w:szCs w:val="21"/>
          <w:lang w:val="fr-FR"/>
          <w14:ligatures w14:val="none"/>
        </w:rPr>
        <w:t>之</w:t>
      </w:r>
      <w:r w:rsidRPr="00AE2F29">
        <w:rPr>
          <w:rFonts w:ascii="Times New Roman" w:eastAsia="宋体" w:hAnsi="Times New Roman" w:cs="Times New Roman"/>
          <w:sz w:val="21"/>
          <w:szCs w:val="21"/>
          <w:lang w:val="fr-FR"/>
          <w14:ligatures w14:val="none"/>
        </w:rPr>
        <w:t>间，并没有连续性的断裂。这一事实众所周知，并让公众感到困惑，在他们眼中，最为无耻的</w:t>
      </w:r>
      <w:r w:rsidR="007F64E5">
        <w:rPr>
          <w:rFonts w:ascii="Times New Roman" w:eastAsia="宋体" w:hAnsi="Times New Roman" w:cs="Times New Roman" w:hint="eastAsia"/>
          <w:sz w:val="21"/>
          <w:szCs w:val="21"/>
          <w:lang w:val="fr-FR"/>
          <w14:ligatures w14:val="none"/>
        </w:rPr>
        <w:t>商业</w:t>
      </w:r>
      <w:r w:rsidRPr="00AE2F29">
        <w:rPr>
          <w:rFonts w:ascii="Times New Roman" w:eastAsia="宋体" w:hAnsi="Times New Roman" w:cs="Times New Roman"/>
          <w:sz w:val="21"/>
          <w:szCs w:val="21"/>
          <w:lang w:val="fr-FR"/>
          <w14:ligatures w14:val="none"/>
        </w:rPr>
        <w:t>宣传</w:t>
      </w:r>
      <w:r w:rsidR="0044260D">
        <w:rPr>
          <w:rFonts w:ascii="Times New Roman" w:eastAsia="宋体" w:hAnsi="Times New Roman" w:cs="Times New Roman" w:hint="eastAsia"/>
          <w:sz w:val="21"/>
          <w:szCs w:val="21"/>
          <w:lang w:val="fr-FR"/>
          <w14:ligatures w14:val="none"/>
        </w:rPr>
        <w:t>也</w:t>
      </w:r>
      <w:r w:rsidR="00733470">
        <w:rPr>
          <w:rFonts w:ascii="Times New Roman" w:eastAsia="宋体" w:hAnsi="Times New Roman" w:cs="Times New Roman" w:hint="eastAsia"/>
          <w:sz w:val="21"/>
          <w:szCs w:val="21"/>
          <w:lang w:val="fr-FR"/>
          <w14:ligatures w14:val="none"/>
        </w:rPr>
        <w:t>可</w:t>
      </w:r>
      <w:r w:rsidR="00852A5B">
        <w:rPr>
          <w:rFonts w:ascii="Times New Roman" w:eastAsia="宋体" w:hAnsi="Times New Roman" w:cs="Times New Roman" w:hint="eastAsia"/>
          <w:sz w:val="21"/>
          <w:szCs w:val="21"/>
          <w:lang w:val="fr-FR"/>
          <w14:ligatures w14:val="none"/>
        </w:rPr>
        <w:t>承袭</w:t>
      </w:r>
      <w:r w:rsidRPr="00AE2F29">
        <w:rPr>
          <w:rFonts w:ascii="Times New Roman" w:eastAsia="宋体" w:hAnsi="Times New Roman" w:cs="Times New Roman"/>
          <w:sz w:val="21"/>
          <w:szCs w:val="21"/>
          <w:lang w:val="fr-FR"/>
          <w14:ligatures w14:val="none"/>
        </w:rPr>
        <w:t>最为崇高的文学威望。近年来，出现了一些令人难以置信的卑劣事件，如由著名作家所提供的情感咨询。当然，这绝不是说每位作家都在以这种方式贬低自己。但那些</w:t>
      </w:r>
      <w:r w:rsidR="00733470">
        <w:rPr>
          <w:rFonts w:ascii="Times New Roman" w:eastAsia="宋体" w:hAnsi="Times New Roman" w:cs="Times New Roman" w:hint="eastAsia"/>
          <w:sz w:val="21"/>
          <w:szCs w:val="21"/>
          <w:lang w:val="fr-FR"/>
          <w14:ligatures w14:val="none"/>
        </w:rPr>
        <w:t>做出此事</w:t>
      </w:r>
      <w:r w:rsidRPr="00AE2F29">
        <w:rPr>
          <w:rFonts w:ascii="Times New Roman" w:eastAsia="宋体" w:hAnsi="Times New Roman" w:cs="Times New Roman"/>
          <w:sz w:val="21"/>
          <w:szCs w:val="21"/>
          <w:lang w:val="fr-FR"/>
          <w14:ligatures w14:val="none"/>
        </w:rPr>
        <w:t>的作家却没有遭到人们的鄙夷或拒斥，甚至没有失去同行的敬意。这种随便（</w:t>
      </w:r>
      <w:r w:rsidRPr="00AE2F29">
        <w:rPr>
          <w:rFonts w:ascii="Times New Roman" w:eastAsia="宋体" w:hAnsi="Times New Roman" w:cs="Times New Roman"/>
          <w:sz w:val="21"/>
          <w:szCs w:val="21"/>
          <w:lang w:val="fr-FR"/>
          <w14:ligatures w14:val="none"/>
        </w:rPr>
        <w:t>facilité</w:t>
      </w:r>
      <w:r w:rsidRPr="00AE2F29">
        <w:rPr>
          <w:rFonts w:ascii="Times New Roman" w:eastAsia="宋体" w:hAnsi="Times New Roman" w:cs="Times New Roman"/>
          <w:sz w:val="21"/>
          <w:szCs w:val="21"/>
          <w:lang w:val="fr-FR"/>
          <w14:ligatures w14:val="none"/>
        </w:rPr>
        <w:t>）的文学趣味</w:t>
      </w:r>
      <w:r w:rsidR="00C27CF1">
        <w:rPr>
          <w:rFonts w:ascii="Times New Roman" w:eastAsia="宋体" w:hAnsi="Times New Roman" w:cs="Times New Roman" w:hint="eastAsia"/>
          <w:sz w:val="21"/>
          <w:szCs w:val="21"/>
          <w:lang w:val="fr-FR"/>
          <w14:ligatures w14:val="none"/>
        </w:rPr>
        <w:t>，</w:t>
      </w:r>
      <w:r w:rsidRPr="00AE2F29">
        <w:rPr>
          <w:rFonts w:ascii="Times New Roman" w:eastAsia="宋体" w:hAnsi="Times New Roman" w:cs="Times New Roman"/>
          <w:sz w:val="21"/>
          <w:szCs w:val="21"/>
          <w:lang w:val="fr-FR"/>
          <w14:ligatures w14:val="none"/>
        </w:rPr>
        <w:t>以及对低劣的容忍，使我们最杰出的作家们对那些乡下姑娘的败坏负有责任，即便她们从未离开过村庄，也从未听说过这些作家的名字。</w:t>
      </w:r>
    </w:p>
    <w:p w14:paraId="0ABFCE41" w14:textId="77777777"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然而，作家们负有一种更为直接的责任。</w:t>
      </w:r>
    </w:p>
    <w:p w14:paraId="7B5844D6" w14:textId="7FD16E07"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20</w:t>
      </w:r>
      <w:r w:rsidRPr="00AE2F29">
        <w:rPr>
          <w:rFonts w:ascii="Times New Roman" w:eastAsia="宋体" w:hAnsi="Times New Roman" w:cs="Times New Roman"/>
          <w:sz w:val="21"/>
          <w:szCs w:val="21"/>
          <w:lang w:val="fr-FR"/>
          <w14:ligatures w14:val="none"/>
        </w:rPr>
        <w:t>世纪上半叶的本质特征是价值概念的弱化和消亡。据我们所知，这似乎</w:t>
      </w:r>
      <w:r w:rsidR="00841C17">
        <w:rPr>
          <w:rFonts w:ascii="Times New Roman" w:eastAsia="宋体" w:hAnsi="Times New Roman" w:cs="Times New Roman" w:hint="eastAsia"/>
          <w:sz w:val="21"/>
          <w:szCs w:val="21"/>
          <w:lang w:val="fr-FR"/>
          <w14:ligatures w14:val="none"/>
        </w:rPr>
        <w:t>是</w:t>
      </w:r>
      <w:r w:rsidRPr="00AE2F29">
        <w:rPr>
          <w:rFonts w:ascii="Times New Roman" w:eastAsia="宋体" w:hAnsi="Times New Roman" w:cs="Times New Roman"/>
          <w:sz w:val="21"/>
          <w:szCs w:val="21"/>
          <w:lang w:val="fr-FR"/>
          <w14:ligatures w14:val="none"/>
        </w:rPr>
        <w:t>人类历史上十分罕见的，真正崭新的现象之一。当然，它也可能</w:t>
      </w:r>
      <w:r w:rsidR="000B75A4">
        <w:rPr>
          <w:rFonts w:ascii="Times New Roman" w:eastAsia="宋体" w:hAnsi="Times New Roman" w:cs="Times New Roman" w:hint="eastAsia"/>
          <w:sz w:val="21"/>
          <w:szCs w:val="21"/>
          <w:lang w:val="fr-FR"/>
          <w14:ligatures w14:val="none"/>
        </w:rPr>
        <w:t>曾在某个已经被全然遗忘的</w:t>
      </w:r>
      <w:r w:rsidRPr="00AE2F29">
        <w:rPr>
          <w:rFonts w:ascii="Times New Roman" w:eastAsia="宋体" w:hAnsi="Times New Roman" w:cs="Times New Roman"/>
          <w:sz w:val="21"/>
          <w:szCs w:val="21"/>
          <w:lang w:val="fr-FR"/>
          <w14:ligatures w14:val="none"/>
        </w:rPr>
        <w:t>年代</w:t>
      </w:r>
      <w:r w:rsidR="000B75A4">
        <w:rPr>
          <w:rFonts w:ascii="Times New Roman" w:eastAsia="宋体" w:hAnsi="Times New Roman" w:cs="Times New Roman" w:hint="eastAsia"/>
          <w:sz w:val="21"/>
          <w:szCs w:val="21"/>
          <w:lang w:val="fr-FR"/>
          <w14:ligatures w14:val="none"/>
        </w:rPr>
        <w:t>发生</w:t>
      </w:r>
      <w:r w:rsidRPr="00AE2F29">
        <w:rPr>
          <w:rFonts w:ascii="Times New Roman" w:eastAsia="宋体" w:hAnsi="Times New Roman" w:cs="Times New Roman"/>
          <w:sz w:val="21"/>
          <w:szCs w:val="21"/>
          <w:lang w:val="fr-FR"/>
          <w14:ligatures w14:val="none"/>
        </w:rPr>
        <w:t>，就像我们这个时代可能成为的那样。这一现象曾发生</w:t>
      </w:r>
      <w:r w:rsidR="009766E4">
        <w:rPr>
          <w:rFonts w:ascii="Times New Roman" w:eastAsia="宋体" w:hAnsi="Times New Roman" w:cs="Times New Roman" w:hint="eastAsia"/>
          <w:sz w:val="21"/>
          <w:szCs w:val="21"/>
          <w:lang w:val="fr-FR"/>
          <w14:ligatures w14:val="none"/>
        </w:rPr>
        <w:t>在</w:t>
      </w:r>
      <w:r w:rsidRPr="00AE2F29">
        <w:rPr>
          <w:rFonts w:ascii="Times New Roman" w:eastAsia="宋体" w:hAnsi="Times New Roman" w:cs="Times New Roman"/>
          <w:sz w:val="21"/>
          <w:szCs w:val="21"/>
          <w:lang w:val="fr-FR"/>
          <w14:ligatures w14:val="none"/>
        </w:rPr>
        <w:t>文学之外的许多领域，甚至是所有领域。工业生产中数量对质量的取代，工人群体对娴熟</w:t>
      </w:r>
      <w:r w:rsidR="009766E4">
        <w:rPr>
          <w:rFonts w:ascii="Times New Roman" w:eastAsia="宋体" w:hAnsi="Times New Roman" w:cs="Times New Roman" w:hint="eastAsia"/>
          <w:sz w:val="21"/>
          <w:szCs w:val="21"/>
          <w:lang w:val="fr-FR"/>
          <w14:ligatures w14:val="none"/>
        </w:rPr>
        <w:t>技艺</w:t>
      </w:r>
      <w:r w:rsidRPr="00AE2F29">
        <w:rPr>
          <w:rFonts w:ascii="Times New Roman" w:eastAsia="宋体" w:hAnsi="Times New Roman" w:cs="Times New Roman"/>
          <w:sz w:val="21"/>
          <w:szCs w:val="21"/>
          <w:lang w:val="fr-FR"/>
          <w14:ligatures w14:val="none"/>
        </w:rPr>
        <w:t>的崇敬的丧失，学生群体中文凭对素养的取代，都是</w:t>
      </w:r>
      <w:r w:rsidR="002F2480">
        <w:rPr>
          <w:rFonts w:ascii="Times New Roman" w:eastAsia="宋体" w:hAnsi="Times New Roman" w:cs="Times New Roman" w:hint="eastAsia"/>
          <w:sz w:val="21"/>
          <w:szCs w:val="21"/>
          <w:lang w:val="fr-FR"/>
          <w14:ligatures w14:val="none"/>
        </w:rPr>
        <w:t>此种</w:t>
      </w:r>
      <w:r w:rsidRPr="00AE2F29">
        <w:rPr>
          <w:rFonts w:ascii="Times New Roman" w:eastAsia="宋体" w:hAnsi="Times New Roman" w:cs="Times New Roman"/>
          <w:sz w:val="21"/>
          <w:szCs w:val="21"/>
          <w:lang w:val="fr-FR"/>
          <w14:ligatures w14:val="none"/>
        </w:rPr>
        <w:t>现象的表现。自古典科学衰亡后，就连科学本身都不再含有任何价值准则。作家们曾是那些失落之宝藏的守护者，但如今，他们中的一群却正为弄丢珍宝而自豪。</w:t>
      </w:r>
    </w:p>
    <w:p w14:paraId="0455D2E9" w14:textId="6DE268FB"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达达主义和超现实主义便是极端的例子。它们表现了放浪不羁的迷醉</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思想，当其拒</w:t>
      </w:r>
      <w:r w:rsidRPr="00AE2F29">
        <w:rPr>
          <w:rFonts w:ascii="Times New Roman" w:eastAsia="宋体" w:hAnsi="Times New Roman" w:cs="Times New Roman"/>
          <w:sz w:val="21"/>
          <w:szCs w:val="21"/>
          <w:lang w:val="fr-FR"/>
          <w14:ligatures w14:val="none"/>
        </w:rPr>
        <w:lastRenderedPageBreak/>
        <w:t>绝了任何价值</w:t>
      </w:r>
      <w:proofErr w:type="gramStart"/>
      <w:r w:rsidRPr="00AE2F29">
        <w:rPr>
          <w:rFonts w:ascii="Times New Roman" w:eastAsia="宋体" w:hAnsi="Times New Roman" w:cs="Times New Roman"/>
          <w:sz w:val="21"/>
          <w:szCs w:val="21"/>
          <w:lang w:val="fr-FR"/>
          <w14:ligatures w14:val="none"/>
        </w:rPr>
        <w:t>考量</w:t>
      </w:r>
      <w:proofErr w:type="gramEnd"/>
      <w:r w:rsidRPr="00AE2F29">
        <w:rPr>
          <w:rFonts w:ascii="Times New Roman" w:eastAsia="宋体" w:hAnsi="Times New Roman" w:cs="Times New Roman"/>
          <w:sz w:val="21"/>
          <w:szCs w:val="21"/>
          <w:lang w:val="fr-FR"/>
          <w14:ligatures w14:val="none"/>
        </w:rPr>
        <w:t>，将其自身交付给直接性时，便会陷入这种迷醉。不仅在行动</w:t>
      </w:r>
      <w:r w:rsidR="00480DB7">
        <w:rPr>
          <w:rFonts w:ascii="Times New Roman" w:eastAsia="宋体" w:hAnsi="Times New Roman" w:cs="Times New Roman" w:hint="eastAsia"/>
          <w:sz w:val="21"/>
          <w:szCs w:val="21"/>
          <w:lang w:val="fr-FR"/>
          <w14:ligatures w14:val="none"/>
        </w:rPr>
        <w:t>中</w:t>
      </w:r>
      <w:r w:rsidRPr="00AE2F29">
        <w:rPr>
          <w:rFonts w:ascii="Times New Roman" w:eastAsia="宋体" w:hAnsi="Times New Roman" w:cs="Times New Roman"/>
          <w:sz w:val="21"/>
          <w:szCs w:val="21"/>
          <w:lang w:val="fr-FR"/>
          <w14:ligatures w14:val="none"/>
        </w:rPr>
        <w:t>，更在包括纯思在内的任何一种努力中，善都是人类思想所必然</w:t>
      </w:r>
      <w:r w:rsidR="00480DB7">
        <w:rPr>
          <w:rFonts w:ascii="Times New Roman" w:eastAsia="宋体" w:hAnsi="Times New Roman" w:cs="Times New Roman" w:hint="eastAsia"/>
          <w:sz w:val="21"/>
          <w:szCs w:val="21"/>
          <w:lang w:val="fr-FR"/>
          <w14:ligatures w14:val="none"/>
        </w:rPr>
        <w:t>朝向</w:t>
      </w:r>
      <w:r w:rsidRPr="00AE2F29">
        <w:rPr>
          <w:rFonts w:ascii="Times New Roman" w:eastAsia="宋体" w:hAnsi="Times New Roman" w:cs="Times New Roman"/>
          <w:sz w:val="21"/>
          <w:szCs w:val="21"/>
          <w:lang w:val="fr-FR"/>
          <w14:ligatures w14:val="none"/>
        </w:rPr>
        <w:t>的一极。而超现实主义者们却创立了一种无方向的思想模式；他们将价值的完全缺席视作他们的最高价值。放浪（</w:t>
      </w:r>
      <w:r w:rsidRPr="00AE2F29">
        <w:rPr>
          <w:rFonts w:ascii="Times New Roman" w:eastAsia="宋体" w:hAnsi="Times New Roman" w:cs="Times New Roman"/>
          <w:sz w:val="21"/>
          <w:szCs w:val="21"/>
          <w:lang w:val="fr-FR"/>
          <w14:ligatures w14:val="none"/>
        </w:rPr>
        <w:t>licence</w:t>
      </w:r>
      <w:r w:rsidRPr="00AE2F29">
        <w:rPr>
          <w:rFonts w:ascii="Times New Roman" w:eastAsia="宋体" w:hAnsi="Times New Roman" w:cs="Times New Roman"/>
          <w:sz w:val="21"/>
          <w:szCs w:val="21"/>
          <w:lang w:val="fr-FR"/>
          <w14:ligatures w14:val="none"/>
        </w:rPr>
        <w:t>）总是让人陶醉，这就是为什么</w:t>
      </w:r>
      <w:r w:rsidR="00AA62E8">
        <w:rPr>
          <w:rFonts w:ascii="Times New Roman" w:eastAsia="宋体" w:hAnsi="Times New Roman" w:cs="Times New Roman" w:hint="eastAsia"/>
          <w:sz w:val="21"/>
          <w:szCs w:val="21"/>
          <w:lang w:val="fr-FR"/>
          <w14:ligatures w14:val="none"/>
        </w:rPr>
        <w:t>，</w:t>
      </w:r>
      <w:r w:rsidRPr="00AE2F29">
        <w:rPr>
          <w:rFonts w:ascii="Times New Roman" w:eastAsia="宋体" w:hAnsi="Times New Roman" w:cs="Times New Roman"/>
          <w:sz w:val="21"/>
          <w:szCs w:val="21"/>
          <w:lang w:val="fr-FR"/>
          <w14:ligatures w14:val="none"/>
        </w:rPr>
        <w:t>在历史中，总是有城镇被洗劫一空。但对城镇的洗劫并不总有某种文学上的对应物。现在，这种对应物出现在了超现实主义中。</w:t>
      </w:r>
    </w:p>
    <w:p w14:paraId="6B88F036" w14:textId="1A8EA0D1" w:rsidR="00AC13AF" w:rsidRPr="00AE2F29" w:rsidRDefault="00AC13AF" w:rsidP="0030032A">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同一时期或早些时候的其他作家</w:t>
      </w:r>
      <w:r w:rsidR="00EE332C">
        <w:rPr>
          <w:rFonts w:ascii="Times New Roman" w:eastAsia="宋体" w:hAnsi="Times New Roman" w:cs="Times New Roman" w:hint="eastAsia"/>
          <w:sz w:val="21"/>
          <w:szCs w:val="21"/>
          <w:lang w:val="fr-FR"/>
          <w14:ligatures w14:val="none"/>
        </w:rPr>
        <w:t>们</w:t>
      </w:r>
      <w:r w:rsidRPr="00AE2F29">
        <w:rPr>
          <w:rFonts w:ascii="Times New Roman" w:eastAsia="宋体" w:hAnsi="Times New Roman" w:cs="Times New Roman"/>
          <w:sz w:val="21"/>
          <w:szCs w:val="21"/>
          <w:lang w:val="fr-FR"/>
          <w14:ligatures w14:val="none"/>
        </w:rPr>
        <w:t>尚未达到如此地步，但几乎所有的作家</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也许有三四个例外</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都或多或少地</w:t>
      </w:r>
      <w:r w:rsidR="00EE332C">
        <w:rPr>
          <w:rFonts w:ascii="Times New Roman" w:eastAsia="宋体" w:hAnsi="Times New Roman" w:cs="Times New Roman" w:hint="eastAsia"/>
          <w:sz w:val="21"/>
          <w:szCs w:val="21"/>
          <w:lang w:val="fr-FR"/>
          <w14:ligatures w14:val="none"/>
        </w:rPr>
        <w:t>遭受着</w:t>
      </w:r>
      <w:r w:rsidRPr="00AE2F29">
        <w:rPr>
          <w:rFonts w:ascii="Times New Roman" w:eastAsia="宋体" w:hAnsi="Times New Roman" w:cs="Times New Roman"/>
          <w:sz w:val="21"/>
          <w:szCs w:val="21"/>
          <w:lang w:val="fr-FR"/>
          <w14:ligatures w14:val="none"/>
        </w:rPr>
        <w:t>价值感缺乏的困扰。诸如自发、真诚、无偿、丰富、充实等</w:t>
      </w:r>
      <w:r w:rsidR="0030032A">
        <w:rPr>
          <w:rFonts w:ascii="Times New Roman" w:eastAsia="宋体" w:hAnsi="Times New Roman" w:cs="Times New Roman" w:hint="eastAsia"/>
          <w:sz w:val="21"/>
          <w:szCs w:val="21"/>
          <w:lang w:val="fr-FR"/>
          <w14:ligatures w14:val="none"/>
        </w:rPr>
        <w:t>对</w:t>
      </w:r>
      <w:r w:rsidR="00317355">
        <w:rPr>
          <w:rFonts w:ascii="Times New Roman" w:eastAsia="宋体" w:hAnsi="Times New Roman" w:cs="Times New Roman" w:hint="eastAsia"/>
          <w:sz w:val="21"/>
          <w:szCs w:val="21"/>
          <w:lang w:val="fr-FR"/>
          <w14:ligatures w14:val="none"/>
        </w:rPr>
        <w:t>非此即彼的价值</w:t>
      </w:r>
      <w:r w:rsidR="0030032A">
        <w:rPr>
          <w:rFonts w:ascii="Times New Roman" w:eastAsia="宋体" w:hAnsi="Times New Roman" w:cs="Times New Roman" w:hint="eastAsia"/>
          <w:sz w:val="21"/>
          <w:szCs w:val="21"/>
          <w:lang w:val="fr-FR"/>
          <w14:ligatures w14:val="none"/>
        </w:rPr>
        <w:t>问题无动于衷的词语，</w:t>
      </w:r>
      <w:r w:rsidRPr="00AE2F29">
        <w:rPr>
          <w:rFonts w:ascii="Times New Roman" w:eastAsia="宋体" w:hAnsi="Times New Roman" w:cs="Times New Roman"/>
          <w:sz w:val="21"/>
          <w:szCs w:val="21"/>
          <w:lang w:val="fr-FR"/>
          <w14:ligatures w14:val="none"/>
        </w:rPr>
        <w:t>比那些蕴含着善恶关系的词语更经常在他们的笔下出现。此外，正如瓦雷里数年前所言，后一种类型的</w:t>
      </w:r>
      <w:r w:rsidR="00316181">
        <w:rPr>
          <w:rFonts w:ascii="Times New Roman" w:eastAsia="宋体" w:hAnsi="Times New Roman" w:cs="Times New Roman" w:hint="eastAsia"/>
          <w:sz w:val="21"/>
          <w:szCs w:val="21"/>
          <w:lang w:val="fr-FR"/>
          <w14:ligatures w14:val="none"/>
        </w:rPr>
        <w:t>词汇</w:t>
      </w:r>
      <w:r w:rsidRPr="00AE2F29">
        <w:rPr>
          <w:rFonts w:ascii="Times New Roman" w:eastAsia="宋体" w:hAnsi="Times New Roman" w:cs="Times New Roman"/>
          <w:sz w:val="21"/>
          <w:szCs w:val="21"/>
          <w:lang w:val="fr-FR"/>
          <w14:ligatures w14:val="none"/>
        </w:rPr>
        <w:t>，特别是那些与</w:t>
      </w:r>
      <w:proofErr w:type="gramStart"/>
      <w:r w:rsidRPr="00AE2F29">
        <w:rPr>
          <w:rFonts w:ascii="Times New Roman" w:eastAsia="宋体" w:hAnsi="Times New Roman" w:cs="Times New Roman"/>
          <w:sz w:val="21"/>
          <w:szCs w:val="21"/>
          <w:lang w:val="fr-FR"/>
          <w14:ligatures w14:val="none"/>
        </w:rPr>
        <w:t>善有关</w:t>
      </w:r>
      <w:proofErr w:type="gramEnd"/>
      <w:r w:rsidRPr="00AE2F29">
        <w:rPr>
          <w:rFonts w:ascii="Times New Roman" w:eastAsia="宋体" w:hAnsi="Times New Roman" w:cs="Times New Roman"/>
          <w:sz w:val="21"/>
          <w:szCs w:val="21"/>
          <w:lang w:val="fr-FR"/>
          <w14:ligatures w14:val="none"/>
        </w:rPr>
        <w:t>的词汇</w:t>
      </w:r>
      <w:r w:rsidR="000430D4">
        <w:rPr>
          <w:rFonts w:ascii="Times New Roman" w:eastAsia="宋体" w:hAnsi="Times New Roman" w:cs="Times New Roman" w:hint="eastAsia"/>
          <w:sz w:val="21"/>
          <w:szCs w:val="21"/>
          <w:lang w:val="fr-FR"/>
          <w14:ligatures w14:val="none"/>
        </w:rPr>
        <w:t>，已经在使用时遭到了贬低。</w:t>
      </w:r>
      <w:r w:rsidRPr="00AE2F29">
        <w:rPr>
          <w:rFonts w:ascii="Times New Roman" w:eastAsia="宋体" w:hAnsi="Times New Roman" w:cs="Times New Roman"/>
          <w:sz w:val="21"/>
          <w:szCs w:val="21"/>
          <w:lang w:val="fr-FR"/>
          <w14:ligatures w14:val="none"/>
        </w:rPr>
        <w:t>诸如美德、高尚、荣耀、真诚和慷慨等词语几乎全都变得难以使用，或染上了低俗的含义（</w:t>
      </w:r>
      <w:r w:rsidRPr="00AE2F29">
        <w:rPr>
          <w:rFonts w:ascii="Times New Roman" w:eastAsia="宋体" w:hAnsi="Times New Roman" w:cs="Times New Roman"/>
          <w:sz w:val="21"/>
          <w:szCs w:val="21"/>
          <w:lang w:val="fr-FR"/>
          <w14:ligatures w14:val="none"/>
        </w:rPr>
        <w:t>sens bâtard</w:t>
      </w:r>
      <w:r w:rsidRPr="00AE2F29">
        <w:rPr>
          <w:rFonts w:ascii="Times New Roman" w:eastAsia="宋体" w:hAnsi="Times New Roman" w:cs="Times New Roman"/>
          <w:sz w:val="21"/>
          <w:szCs w:val="21"/>
          <w:lang w:val="fr-FR"/>
          <w14:ligatures w14:val="none"/>
        </w:rPr>
        <w:t>）；语言不再提供任何可被合法地用以赞美</w:t>
      </w:r>
      <w:r w:rsidR="00DB3761">
        <w:rPr>
          <w:rFonts w:ascii="Times New Roman" w:eastAsia="宋体" w:hAnsi="Times New Roman" w:cs="Times New Roman" w:hint="eastAsia"/>
          <w:sz w:val="21"/>
          <w:szCs w:val="21"/>
          <w:lang w:val="fr-FR"/>
          <w14:ligatures w14:val="none"/>
        </w:rPr>
        <w:t>一个人的</w:t>
      </w:r>
      <w:r w:rsidRPr="00AE2F29">
        <w:rPr>
          <w:rFonts w:ascii="Times New Roman" w:eastAsia="宋体" w:hAnsi="Times New Roman" w:cs="Times New Roman"/>
          <w:sz w:val="21"/>
          <w:szCs w:val="21"/>
          <w:lang w:val="fr-FR"/>
          <w14:ligatures w14:val="none"/>
        </w:rPr>
        <w:t>品性的资源。还有为数不多的用以赞美一个人的思想的词语：但</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思想</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本身，以及其他与智慧、聪明等方面相关的词语也同样</w:t>
      </w:r>
      <w:r w:rsidR="008D74DA">
        <w:rPr>
          <w:rFonts w:ascii="Times New Roman" w:eastAsia="宋体" w:hAnsi="Times New Roman" w:cs="Times New Roman" w:hint="eastAsia"/>
          <w:sz w:val="21"/>
          <w:szCs w:val="21"/>
          <w:lang w:val="fr-FR"/>
          <w14:ligatures w14:val="none"/>
        </w:rPr>
        <w:t>已遭贬低</w:t>
      </w:r>
      <w:r w:rsidRPr="00AE2F29">
        <w:rPr>
          <w:rFonts w:ascii="Times New Roman" w:eastAsia="宋体" w:hAnsi="Times New Roman" w:cs="Times New Roman"/>
          <w:sz w:val="21"/>
          <w:szCs w:val="21"/>
          <w:lang w:val="fr-FR"/>
          <w14:ligatures w14:val="none"/>
        </w:rPr>
        <w:t>。</w:t>
      </w:r>
      <w:r w:rsidR="00595D68">
        <w:rPr>
          <w:rFonts w:ascii="Times New Roman" w:eastAsia="宋体" w:hAnsi="Times New Roman" w:cs="Times New Roman" w:hint="eastAsia"/>
          <w:sz w:val="21"/>
          <w:szCs w:val="21"/>
          <w:lang w:val="fr-FR"/>
          <w14:ligatures w14:val="none"/>
        </w:rPr>
        <w:t>这些</w:t>
      </w:r>
      <w:r w:rsidRPr="00AE2F29">
        <w:rPr>
          <w:rFonts w:ascii="Times New Roman" w:eastAsia="宋体" w:hAnsi="Times New Roman" w:cs="Times New Roman"/>
          <w:sz w:val="21"/>
          <w:szCs w:val="21"/>
          <w:lang w:val="fr-FR"/>
          <w14:ligatures w14:val="none"/>
        </w:rPr>
        <w:t>词语的命运表明了价值概念的逐渐消亡，尽管这种命运并不是由作家造成的，但人们不得不让他们为此负起特别的负责，因为他们以文字为生。</w:t>
      </w:r>
    </w:p>
    <w:p w14:paraId="7F7430F6" w14:textId="2023C731" w:rsidR="00AC13AF" w:rsidRPr="00AE2F29" w:rsidRDefault="00AC13AF" w:rsidP="00E17CC3">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伯格森的作品在我们的时代受到了公正的赞许，他对当代思想和文学的影响也已经为人们所注意。然而，在其哲学之核心</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他三部主要作品全都源自于此</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却存在着一个在本质上无关于一切价值</w:t>
      </w:r>
      <w:proofErr w:type="gramStart"/>
      <w:r w:rsidRPr="00AE2F29">
        <w:rPr>
          <w:rFonts w:ascii="Times New Roman" w:eastAsia="宋体" w:hAnsi="Times New Roman" w:cs="Times New Roman"/>
          <w:sz w:val="21"/>
          <w:szCs w:val="21"/>
          <w:lang w:val="fr-FR"/>
          <w14:ligatures w14:val="none"/>
        </w:rPr>
        <w:t>考量</w:t>
      </w:r>
      <w:proofErr w:type="gramEnd"/>
      <w:r w:rsidRPr="00AE2F29">
        <w:rPr>
          <w:rFonts w:ascii="Times New Roman" w:eastAsia="宋体" w:hAnsi="Times New Roman" w:cs="Times New Roman"/>
          <w:sz w:val="21"/>
          <w:szCs w:val="21"/>
          <w:lang w:val="fr-FR"/>
          <w14:ligatures w14:val="none"/>
        </w:rPr>
        <w:t>的概念，</w:t>
      </w:r>
      <w:proofErr w:type="gramStart"/>
      <w:r w:rsidRPr="00AE2F29">
        <w:rPr>
          <w:rFonts w:ascii="Times New Roman" w:eastAsia="宋体" w:hAnsi="Times New Roman" w:cs="Times New Roman"/>
          <w:sz w:val="21"/>
          <w:szCs w:val="21"/>
          <w:lang w:val="fr-FR"/>
          <w14:ligatures w14:val="none"/>
        </w:rPr>
        <w:t>即生命</w:t>
      </w:r>
      <w:proofErr w:type="gramEnd"/>
      <w:r w:rsidRPr="00AE2F29">
        <w:rPr>
          <w:rFonts w:ascii="Times New Roman" w:eastAsia="宋体" w:hAnsi="Times New Roman" w:cs="Times New Roman"/>
          <w:sz w:val="21"/>
          <w:szCs w:val="21"/>
          <w:lang w:val="fr-FR"/>
          <w14:ligatures w14:val="none"/>
        </w:rPr>
        <w:t>的概念。</w:t>
      </w:r>
      <w:r w:rsidR="0066467E">
        <w:rPr>
          <w:rFonts w:ascii="Times New Roman" w:eastAsia="宋体" w:hAnsi="Times New Roman" w:cs="Times New Roman" w:hint="eastAsia"/>
          <w:sz w:val="21"/>
          <w:szCs w:val="21"/>
          <w:lang w:val="fr-FR"/>
          <w14:ligatures w14:val="none"/>
        </w:rPr>
        <w:t>以</w:t>
      </w:r>
      <w:r w:rsidRPr="00AE2F29">
        <w:rPr>
          <w:rFonts w:ascii="Times New Roman" w:eastAsia="宋体" w:hAnsi="Times New Roman" w:cs="Times New Roman"/>
          <w:sz w:val="21"/>
          <w:szCs w:val="21"/>
          <w:lang w:val="fr-FR"/>
          <w14:ligatures w14:val="none"/>
        </w:rPr>
        <w:t>这种哲学</w:t>
      </w:r>
      <w:r w:rsidR="0066467E">
        <w:rPr>
          <w:rFonts w:ascii="Times New Roman" w:eastAsia="宋体" w:hAnsi="Times New Roman" w:cs="Times New Roman" w:hint="eastAsia"/>
          <w:sz w:val="21"/>
          <w:szCs w:val="21"/>
          <w:lang w:val="fr-FR"/>
          <w14:ligatures w14:val="none"/>
        </w:rPr>
        <w:t>作为</w:t>
      </w:r>
      <w:r w:rsidRPr="00AE2F29">
        <w:rPr>
          <w:rFonts w:ascii="Times New Roman" w:eastAsia="宋体" w:hAnsi="Times New Roman" w:cs="Times New Roman"/>
          <w:sz w:val="21"/>
          <w:szCs w:val="21"/>
          <w:lang w:val="fr-FR"/>
          <w14:ligatures w14:val="none"/>
        </w:rPr>
        <w:t>天主教基础的尝试</w:t>
      </w:r>
      <w:r w:rsidR="006D46A2">
        <w:rPr>
          <w:rFonts w:ascii="Times New Roman" w:eastAsia="宋体" w:hAnsi="Times New Roman" w:cs="Times New Roman" w:hint="eastAsia"/>
          <w:sz w:val="21"/>
          <w:szCs w:val="21"/>
          <w:lang w:val="fr-FR"/>
          <w14:ligatures w14:val="none"/>
        </w:rPr>
        <w:t>实属</w:t>
      </w:r>
      <w:r w:rsidRPr="00AE2F29">
        <w:rPr>
          <w:rFonts w:ascii="Times New Roman" w:eastAsia="宋体" w:hAnsi="Times New Roman" w:cs="Times New Roman"/>
          <w:sz w:val="21"/>
          <w:szCs w:val="21"/>
          <w:lang w:val="fr-FR"/>
          <w14:ligatures w14:val="none"/>
        </w:rPr>
        <w:t>徒劳，因为有着更为古老的根基的天主教根本不需要这种基础。普鲁斯特的作品中充满了</w:t>
      </w:r>
      <w:r w:rsidR="00E17CC3">
        <w:rPr>
          <w:rFonts w:ascii="Times New Roman" w:eastAsia="宋体" w:hAnsi="Times New Roman" w:cs="Times New Roman" w:hint="eastAsia"/>
          <w:sz w:val="21"/>
          <w:szCs w:val="21"/>
          <w:lang w:val="fr-FR"/>
          <w14:ligatures w14:val="none"/>
        </w:rPr>
        <w:t>描摹与分析</w:t>
      </w:r>
      <w:r w:rsidR="00E17CC3" w:rsidRPr="00AE2F29">
        <w:rPr>
          <w:rFonts w:ascii="Times New Roman" w:eastAsia="宋体" w:hAnsi="Times New Roman" w:cs="Times New Roman"/>
          <w:sz w:val="21"/>
          <w:szCs w:val="21"/>
          <w:lang w:val="fr-FR"/>
          <w14:ligatures w14:val="none"/>
        </w:rPr>
        <w:t>灵魂之盲目（</w:t>
      </w:r>
      <w:r w:rsidR="00E17CC3" w:rsidRPr="00AE2F29">
        <w:rPr>
          <w:rFonts w:ascii="Times New Roman" w:eastAsia="宋体" w:hAnsi="Times New Roman" w:cs="Times New Roman"/>
          <w:sz w:val="21"/>
          <w:szCs w:val="21"/>
          <w:lang w:val="fr-FR"/>
          <w14:ligatures w14:val="none"/>
        </w:rPr>
        <w:t>non orientés</w:t>
      </w:r>
      <w:r w:rsidR="00E17CC3" w:rsidRPr="00AE2F29">
        <w:rPr>
          <w:rFonts w:ascii="Times New Roman" w:eastAsia="宋体" w:hAnsi="Times New Roman" w:cs="Times New Roman"/>
          <w:sz w:val="21"/>
          <w:szCs w:val="21"/>
          <w:lang w:val="fr-FR"/>
          <w14:ligatures w14:val="none"/>
        </w:rPr>
        <w:t>）状态</w:t>
      </w:r>
      <w:r w:rsidR="00E17CC3">
        <w:rPr>
          <w:rFonts w:ascii="Times New Roman" w:eastAsia="宋体" w:hAnsi="Times New Roman" w:cs="Times New Roman" w:hint="eastAsia"/>
          <w:sz w:val="21"/>
          <w:szCs w:val="21"/>
          <w:lang w:val="fr-FR"/>
          <w14:ligatures w14:val="none"/>
        </w:rPr>
        <w:t>的尝试；</w:t>
      </w:r>
      <w:proofErr w:type="gramStart"/>
      <w:r w:rsidRPr="00AE2F29">
        <w:rPr>
          <w:rFonts w:ascii="Times New Roman" w:eastAsia="宋体" w:hAnsi="Times New Roman" w:cs="Times New Roman"/>
          <w:sz w:val="21"/>
          <w:szCs w:val="21"/>
          <w:lang w:val="fr-FR"/>
          <w14:ligatures w14:val="none"/>
        </w:rPr>
        <w:t>善仅在</w:t>
      </w:r>
      <w:proofErr w:type="gramEnd"/>
      <w:r w:rsidRPr="00AE2F29">
        <w:rPr>
          <w:rFonts w:ascii="Times New Roman" w:eastAsia="宋体" w:hAnsi="Times New Roman" w:cs="Times New Roman"/>
          <w:sz w:val="21"/>
          <w:szCs w:val="21"/>
          <w:lang w:val="fr-FR"/>
          <w14:ligatures w14:val="none"/>
        </w:rPr>
        <w:t>这些作品中昙花一现，</w:t>
      </w:r>
      <w:r w:rsidR="00C07A25">
        <w:rPr>
          <w:rFonts w:ascii="Times New Roman" w:eastAsia="宋体" w:hAnsi="Times New Roman" w:cs="Times New Roman" w:hint="eastAsia"/>
          <w:sz w:val="21"/>
          <w:szCs w:val="21"/>
          <w:lang w:val="fr-FR"/>
          <w14:ligatures w14:val="none"/>
        </w:rPr>
        <w:t>而单单凭借</w:t>
      </w:r>
      <w:r w:rsidRPr="00AE2F29">
        <w:rPr>
          <w:rFonts w:ascii="Times New Roman" w:eastAsia="宋体" w:hAnsi="Times New Roman" w:cs="Times New Roman"/>
          <w:sz w:val="21"/>
          <w:szCs w:val="21"/>
          <w:lang w:val="fr-FR"/>
          <w14:ligatures w14:val="none"/>
        </w:rPr>
        <w:t>记忆或美的作用，永恒便</w:t>
      </w:r>
      <w:r w:rsidR="00C07A25">
        <w:rPr>
          <w:rFonts w:ascii="Times New Roman" w:eastAsia="宋体" w:hAnsi="Times New Roman" w:cs="Times New Roman" w:hint="eastAsia"/>
          <w:sz w:val="21"/>
          <w:szCs w:val="21"/>
          <w:lang w:val="fr-FR"/>
          <w14:ligatures w14:val="none"/>
        </w:rPr>
        <w:t>在时间中可感</w:t>
      </w:r>
      <w:r w:rsidRPr="00AE2F29">
        <w:rPr>
          <w:rFonts w:ascii="Times New Roman" w:eastAsia="宋体" w:hAnsi="Times New Roman" w:cs="Times New Roman"/>
          <w:sz w:val="21"/>
          <w:szCs w:val="21"/>
          <w:lang w:val="fr-FR"/>
          <w14:ligatures w14:val="none"/>
        </w:rPr>
        <w:t>。人们也可以对</w:t>
      </w:r>
      <w:r w:rsidRPr="00AE2F29">
        <w:rPr>
          <w:rFonts w:ascii="Times New Roman" w:eastAsia="宋体" w:hAnsi="Times New Roman" w:cs="Times New Roman"/>
          <w:sz w:val="21"/>
          <w:szCs w:val="21"/>
          <w:lang w:val="fr-FR"/>
          <w14:ligatures w14:val="none"/>
        </w:rPr>
        <w:t>1914</w:t>
      </w:r>
      <w:r w:rsidRPr="00AE2F29">
        <w:rPr>
          <w:rFonts w:ascii="Times New Roman" w:eastAsia="宋体" w:hAnsi="Times New Roman" w:cs="Times New Roman"/>
          <w:sz w:val="21"/>
          <w:szCs w:val="21"/>
          <w:lang w:val="fr-FR"/>
          <w14:ligatures w14:val="none"/>
        </w:rPr>
        <w:t>年</w:t>
      </w:r>
      <w:r w:rsidRPr="00AE2F29">
        <w:rPr>
          <w:rFonts w:ascii="Times New Roman" w:eastAsia="宋体" w:hAnsi="Times New Roman" w:cs="Times New Roman"/>
          <w:sz w:val="21"/>
          <w:szCs w:val="21"/>
          <w:vertAlign w:val="superscript"/>
          <w:lang w:val="fr-FR"/>
          <w14:ligatures w14:val="none"/>
        </w:rPr>
        <w:footnoteReference w:id="22"/>
      </w:r>
      <w:r w:rsidR="008440B0">
        <w:rPr>
          <w:rFonts w:ascii="Times New Roman" w:eastAsia="宋体" w:hAnsi="Times New Roman" w:cs="Times New Roman" w:hint="eastAsia"/>
          <w:sz w:val="21"/>
          <w:szCs w:val="21"/>
          <w:lang w:val="fr-FR"/>
          <w14:ligatures w14:val="none"/>
        </w:rPr>
        <w:t>以前的作家</w:t>
      </w:r>
      <w:r w:rsidR="008440B0" w:rsidRPr="00AE2F29">
        <w:rPr>
          <w:rFonts w:ascii="Times New Roman" w:eastAsia="宋体" w:hAnsi="Times New Roman" w:cs="Times New Roman"/>
          <w:sz w:val="21"/>
          <w:szCs w:val="21"/>
          <w:lang w:val="fr-FR"/>
          <w14:ligatures w14:val="none"/>
        </w:rPr>
        <w:t>做出类似的评论</w:t>
      </w:r>
      <w:r w:rsidRPr="00AE2F29">
        <w:rPr>
          <w:rFonts w:ascii="Times New Roman" w:eastAsia="宋体" w:hAnsi="Times New Roman" w:cs="Times New Roman"/>
          <w:sz w:val="21"/>
          <w:szCs w:val="21"/>
          <w:lang w:val="fr-FR"/>
          <w14:ligatures w14:val="none"/>
        </w:rPr>
        <w:t>，</w:t>
      </w:r>
      <w:r w:rsidR="008440B0">
        <w:rPr>
          <w:rFonts w:ascii="Times New Roman" w:eastAsia="宋体" w:hAnsi="Times New Roman" w:cs="Times New Roman" w:hint="eastAsia"/>
          <w:sz w:val="21"/>
          <w:szCs w:val="21"/>
          <w:lang w:val="fr-FR"/>
          <w14:ligatures w14:val="none"/>
        </w:rPr>
        <w:t>但在那之后的作家尤其如此。</w:t>
      </w:r>
      <w:r w:rsidR="00142831">
        <w:rPr>
          <w:rFonts w:ascii="Times New Roman" w:eastAsia="宋体" w:hAnsi="Times New Roman" w:cs="Times New Roman" w:hint="eastAsia"/>
          <w:sz w:val="21"/>
          <w:szCs w:val="21"/>
          <w:lang w:val="fr-FR"/>
          <w14:ligatures w14:val="none"/>
        </w:rPr>
        <w:t>通常</w:t>
      </w:r>
      <w:r w:rsidRPr="00AE2F29">
        <w:rPr>
          <w:rFonts w:ascii="Times New Roman" w:eastAsia="宋体" w:hAnsi="Times New Roman" w:cs="Times New Roman"/>
          <w:sz w:val="21"/>
          <w:szCs w:val="21"/>
          <w:lang w:val="fr-FR"/>
          <w14:ligatures w14:val="none"/>
        </w:rPr>
        <w:t>来说，</w:t>
      </w:r>
      <w:r w:rsidRPr="00AE2F29">
        <w:rPr>
          <w:rFonts w:ascii="Times New Roman" w:eastAsia="宋体" w:hAnsi="Times New Roman" w:cs="Times New Roman"/>
          <w:sz w:val="21"/>
          <w:szCs w:val="21"/>
          <w:lang w:val="fr-FR"/>
          <w14:ligatures w14:val="none"/>
        </w:rPr>
        <w:t>20</w:t>
      </w:r>
      <w:r w:rsidRPr="00AE2F29">
        <w:rPr>
          <w:rFonts w:ascii="Times New Roman" w:eastAsia="宋体" w:hAnsi="Times New Roman" w:cs="Times New Roman"/>
          <w:sz w:val="21"/>
          <w:szCs w:val="21"/>
          <w:lang w:val="fr-FR"/>
          <w14:ligatures w14:val="none"/>
        </w:rPr>
        <w:t>世纪的文学在本质上是心理学的。然而，心理学对灵魂状态的描述是将不同的灵魂定位到同一个平面，它并不关心价值，就仿佛善与恶全都外在于灵魂，仿佛趋向善的努力可以在一个人的思想中永不出现。</w:t>
      </w:r>
    </w:p>
    <w:p w14:paraId="27875C8F" w14:textId="299DE73D"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作家不必成为道德导师，但他们必须表达人类的真实境况。因为没有什么东西同善恶一般重要，在任何时刻，对任何人</w:t>
      </w:r>
      <w:r w:rsidR="007A0FDB">
        <w:rPr>
          <w:rFonts w:ascii="Times New Roman" w:eastAsia="宋体" w:hAnsi="Times New Roman" w:cs="Times New Roman" w:hint="eastAsia"/>
          <w:sz w:val="21"/>
          <w:szCs w:val="21"/>
          <w:lang w:val="fr-FR"/>
          <w14:ligatures w14:val="none"/>
        </w:rPr>
        <w:t>，</w:t>
      </w:r>
      <w:r w:rsidRPr="00AE2F29">
        <w:rPr>
          <w:rFonts w:ascii="Times New Roman" w:eastAsia="宋体" w:hAnsi="Times New Roman" w:cs="Times New Roman"/>
          <w:sz w:val="21"/>
          <w:szCs w:val="21"/>
          <w:lang w:val="fr-FR"/>
          <w14:ligatures w14:val="none"/>
        </w:rPr>
        <w:t>都是如此。当文学对善与恶的对峙漠不关心时，它就背叛了自己的使命，因而也就不再能声称自身的卓越。拉辛在年轻时曾嘲笑过詹森派</w:t>
      </w:r>
      <w:r w:rsidR="00AA7140">
        <w:rPr>
          <w:rStyle w:val="af4"/>
          <w:rFonts w:ascii="Times New Roman" w:eastAsia="宋体" w:hAnsi="Times New Roman" w:cs="Times New Roman"/>
          <w:sz w:val="21"/>
          <w:szCs w:val="21"/>
          <w:lang w:val="fr-FR"/>
          <w14:ligatures w14:val="none"/>
        </w:rPr>
        <w:footnoteReference w:id="23"/>
      </w:r>
      <w:r w:rsidRPr="00AE2F29">
        <w:rPr>
          <w:rFonts w:ascii="Times New Roman" w:eastAsia="宋体" w:hAnsi="Times New Roman" w:cs="Times New Roman"/>
          <w:sz w:val="21"/>
          <w:szCs w:val="21"/>
          <w:lang w:val="fr-FR"/>
          <w14:ligatures w14:val="none"/>
        </w:rPr>
        <w:t>。但</w:t>
      </w:r>
      <w:r w:rsidR="00066797">
        <w:rPr>
          <w:rFonts w:ascii="Times New Roman" w:eastAsia="宋体" w:hAnsi="Times New Roman" w:cs="Times New Roman" w:hint="eastAsia"/>
          <w:sz w:val="21"/>
          <w:szCs w:val="21"/>
          <w:lang w:val="fr-FR"/>
          <w14:ligatures w14:val="none"/>
        </w:rPr>
        <w:t>在</w:t>
      </w:r>
      <w:r w:rsidRPr="00AE2F29">
        <w:rPr>
          <w:rFonts w:ascii="Times New Roman" w:eastAsia="宋体" w:hAnsi="Times New Roman" w:cs="Times New Roman"/>
          <w:sz w:val="21"/>
          <w:szCs w:val="21"/>
          <w:lang w:val="fr-FR"/>
          <w14:ligatures w14:val="none"/>
        </w:rPr>
        <w:t>他</w:t>
      </w:r>
      <w:r w:rsidRPr="00AE2F29">
        <w:rPr>
          <w:rFonts w:ascii="Times New Roman" w:eastAsia="宋体" w:hAnsi="Times New Roman" w:cs="Times New Roman"/>
          <w:sz w:val="21"/>
          <w:szCs w:val="21"/>
          <w:lang w:val="fr-FR"/>
          <w14:ligatures w14:val="none"/>
        </w:rPr>
        <w:lastRenderedPageBreak/>
        <w:t>写下其代表作《费德尔》时，他就不再这样做了。从这一角度看，那种认为法国文学中存在着一种连续性的看法是不对的。</w:t>
      </w:r>
      <w:proofErr w:type="gramStart"/>
      <w:r w:rsidRPr="00AE2F29">
        <w:rPr>
          <w:rFonts w:ascii="Times New Roman" w:eastAsia="宋体" w:hAnsi="Times New Roman" w:cs="Times New Roman"/>
          <w:sz w:val="21"/>
          <w:szCs w:val="21"/>
          <w:lang w:val="fr-FR"/>
          <w14:ligatures w14:val="none"/>
        </w:rPr>
        <w:t>说兰波</w:t>
      </w:r>
      <w:proofErr w:type="gramEnd"/>
      <w:r w:rsidRPr="00AE2F29">
        <w:rPr>
          <w:rFonts w:ascii="Times New Roman" w:eastAsia="宋体" w:hAnsi="Times New Roman" w:cs="Times New Roman"/>
          <w:sz w:val="21"/>
          <w:szCs w:val="21"/>
          <w:lang w:val="fr-FR"/>
          <w14:ligatures w14:val="none"/>
        </w:rPr>
        <w:t>和他的继任者（抛却《地狱一季》中的某些段落）</w:t>
      </w:r>
      <w:proofErr w:type="gramStart"/>
      <w:r w:rsidRPr="00AE2F29">
        <w:rPr>
          <w:rFonts w:ascii="Times New Roman" w:eastAsia="宋体" w:hAnsi="Times New Roman" w:cs="Times New Roman"/>
          <w:sz w:val="21"/>
          <w:szCs w:val="21"/>
          <w:lang w:val="fr-FR"/>
          <w14:ligatures w14:val="none"/>
        </w:rPr>
        <w:t>是维庸的</w:t>
      </w:r>
      <w:proofErr w:type="gramEnd"/>
      <w:r w:rsidRPr="00AE2F29">
        <w:rPr>
          <w:rFonts w:ascii="Times New Roman" w:eastAsia="宋体" w:hAnsi="Times New Roman" w:cs="Times New Roman"/>
          <w:sz w:val="21"/>
          <w:szCs w:val="21"/>
          <w:lang w:val="fr-FR"/>
          <w14:ligatures w14:val="none"/>
        </w:rPr>
        <w:t>延续，这是不对的。</w:t>
      </w:r>
      <w:proofErr w:type="gramStart"/>
      <w:r w:rsidRPr="00AE2F29">
        <w:rPr>
          <w:rFonts w:ascii="Times New Roman" w:eastAsia="宋体" w:hAnsi="Times New Roman" w:cs="Times New Roman"/>
          <w:sz w:val="21"/>
          <w:szCs w:val="21"/>
          <w:lang w:val="fr-FR"/>
          <w14:ligatures w14:val="none"/>
        </w:rPr>
        <w:t>维庸曾</w:t>
      </w:r>
      <w:r w:rsidR="00914B40">
        <w:rPr>
          <w:rFonts w:ascii="Times New Roman" w:eastAsia="宋体" w:hAnsi="Times New Roman" w:cs="Times New Roman" w:hint="eastAsia"/>
          <w:sz w:val="21"/>
          <w:szCs w:val="21"/>
          <w:lang w:val="fr-FR"/>
          <w14:ligatures w14:val="none"/>
        </w:rPr>
        <w:t>经</w:t>
      </w:r>
      <w:proofErr w:type="gramEnd"/>
      <w:r w:rsidRPr="00AE2F29">
        <w:rPr>
          <w:rFonts w:ascii="Times New Roman" w:eastAsia="宋体" w:hAnsi="Times New Roman" w:cs="Times New Roman"/>
          <w:sz w:val="21"/>
          <w:szCs w:val="21"/>
          <w:lang w:val="fr-FR"/>
          <w14:ligatures w14:val="none"/>
        </w:rPr>
        <w:t>偷盗，但又有什么关系呢？对他来说，偷窃行为或者是不得已，或者就是一种罪恶，但却不是一种寻求刺激或没事找事的冒险。关于善与恶的感受浸透了他的全部诗篇，正如浸透了一切</w:t>
      </w:r>
      <w:r w:rsidR="0043343B">
        <w:rPr>
          <w:rFonts w:ascii="Times New Roman" w:eastAsia="宋体" w:hAnsi="Times New Roman" w:cs="Times New Roman" w:hint="eastAsia"/>
          <w:sz w:val="21"/>
          <w:szCs w:val="21"/>
          <w:lang w:val="fr-FR"/>
          <w14:ligatures w14:val="none"/>
        </w:rPr>
        <w:t>不对</w:t>
      </w:r>
      <w:r w:rsidRPr="00AE2F29">
        <w:rPr>
          <w:rFonts w:ascii="Times New Roman" w:eastAsia="宋体" w:hAnsi="Times New Roman" w:cs="Times New Roman"/>
          <w:sz w:val="21"/>
          <w:szCs w:val="21"/>
          <w:lang w:val="fr-FR"/>
          <w14:ligatures w14:val="none"/>
        </w:rPr>
        <w:t>人类</w:t>
      </w:r>
      <w:r w:rsidR="0006269D">
        <w:rPr>
          <w:rFonts w:ascii="Times New Roman" w:eastAsia="宋体" w:hAnsi="Times New Roman" w:cs="Times New Roman" w:hint="eastAsia"/>
          <w:sz w:val="21"/>
          <w:szCs w:val="21"/>
          <w:lang w:val="fr-FR"/>
          <w14:ligatures w14:val="none"/>
        </w:rPr>
        <w:t>之</w:t>
      </w:r>
      <w:r w:rsidRPr="00AE2F29">
        <w:rPr>
          <w:rFonts w:ascii="Times New Roman" w:eastAsia="宋体" w:hAnsi="Times New Roman" w:cs="Times New Roman"/>
          <w:sz w:val="21"/>
          <w:szCs w:val="21"/>
          <w:lang w:val="fr-FR"/>
          <w14:ligatures w14:val="none"/>
        </w:rPr>
        <w:t>命运</w:t>
      </w:r>
      <w:r w:rsidR="0043343B">
        <w:rPr>
          <w:rFonts w:ascii="Times New Roman" w:eastAsia="宋体" w:hAnsi="Times New Roman" w:cs="Times New Roman" w:hint="eastAsia"/>
          <w:sz w:val="21"/>
          <w:szCs w:val="21"/>
          <w:lang w:val="fr-FR"/>
          <w14:ligatures w14:val="none"/>
        </w:rPr>
        <w:t>无动于衷</w:t>
      </w:r>
      <w:r w:rsidRPr="00AE2F29">
        <w:rPr>
          <w:rFonts w:ascii="Times New Roman" w:eastAsia="宋体" w:hAnsi="Times New Roman" w:cs="Times New Roman"/>
          <w:sz w:val="21"/>
          <w:szCs w:val="21"/>
          <w:lang w:val="fr-FR"/>
          <w14:ligatures w14:val="none"/>
        </w:rPr>
        <w:t>的作品。</w:t>
      </w:r>
    </w:p>
    <w:p w14:paraId="0EF691ED" w14:textId="66084C96"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可以肯定的是，有一种比非道德（</w:t>
      </w:r>
      <w:r w:rsidRPr="00AE2F29">
        <w:rPr>
          <w:rFonts w:ascii="Times New Roman" w:eastAsia="宋体" w:hAnsi="Times New Roman" w:cs="Times New Roman"/>
          <w:sz w:val="21"/>
          <w:szCs w:val="21"/>
          <w:lang w:val="fr-FR"/>
          <w14:ligatures w14:val="none"/>
        </w:rPr>
        <w:t>amoralité</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vertAlign w:val="superscript"/>
          <w:lang w:val="fr-FR"/>
          <w14:ligatures w14:val="none"/>
        </w:rPr>
        <w:footnoteReference w:id="24"/>
      </w:r>
      <w:r w:rsidRPr="00AE2F29">
        <w:rPr>
          <w:rFonts w:ascii="Times New Roman" w:eastAsia="宋体" w:hAnsi="Times New Roman" w:cs="Times New Roman"/>
          <w:sz w:val="21"/>
          <w:szCs w:val="21"/>
          <w:lang w:val="fr-FR"/>
          <w14:ligatures w14:val="none"/>
        </w:rPr>
        <w:t>还要</w:t>
      </w:r>
      <w:proofErr w:type="gramStart"/>
      <w:r w:rsidRPr="00AE2F29">
        <w:rPr>
          <w:rFonts w:ascii="Times New Roman" w:eastAsia="宋体" w:hAnsi="Times New Roman" w:cs="Times New Roman"/>
          <w:sz w:val="21"/>
          <w:szCs w:val="21"/>
          <w:lang w:val="fr-FR"/>
          <w14:ligatures w14:val="none"/>
        </w:rPr>
        <w:t>陌</w:t>
      </w:r>
      <w:proofErr w:type="gramEnd"/>
      <w:r w:rsidRPr="00AE2F29">
        <w:rPr>
          <w:rFonts w:ascii="Times New Roman" w:eastAsia="宋体" w:hAnsi="Times New Roman" w:cs="Times New Roman"/>
          <w:sz w:val="21"/>
          <w:szCs w:val="21"/>
          <w:lang w:val="fr-FR"/>
          <w14:ligatures w14:val="none"/>
        </w:rPr>
        <w:t>异于善恶的东西，即某种特定的道德。现在，那些指责知名作家的人，比他们所指责的那些作家还要差劲的多，而一些人想要强加的</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矫正</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redressement</w:t>
      </w:r>
      <w:r w:rsidRPr="00AE2F29">
        <w:rPr>
          <w:rFonts w:ascii="Times New Roman" w:eastAsia="宋体" w:hAnsi="Times New Roman" w:cs="Times New Roman"/>
          <w:sz w:val="21"/>
          <w:szCs w:val="21"/>
          <w:lang w:val="fr-FR"/>
          <w14:ligatures w14:val="none"/>
        </w:rPr>
        <w:t>），也远比他们声称要去矫正的局面来得更糟。如果说目前的种种苦难的确构成了某种矫正，那它们也并非是由某种口号完成的，而是在沉默孤寂的道德中，经由伤痛、苦难、</w:t>
      </w:r>
      <w:r w:rsidR="0041731A">
        <w:rPr>
          <w:rFonts w:ascii="Times New Roman" w:eastAsia="宋体" w:hAnsi="Times New Roman" w:cs="Times New Roman" w:hint="eastAsia"/>
          <w:sz w:val="21"/>
          <w:szCs w:val="21"/>
          <w:lang w:val="fr-FR"/>
          <w14:ligatures w14:val="none"/>
        </w:rPr>
        <w:t>恐惧</w:t>
      </w:r>
      <w:r w:rsidRPr="00AE2F29">
        <w:rPr>
          <w:rFonts w:ascii="Times New Roman" w:eastAsia="宋体" w:hAnsi="Times New Roman" w:cs="Times New Roman"/>
          <w:sz w:val="21"/>
          <w:szCs w:val="21"/>
          <w:lang w:val="fr-FR"/>
          <w14:ligatures w14:val="none"/>
        </w:rPr>
        <w:t>，在每个灵魂的</w:t>
      </w:r>
      <w:r w:rsidR="0045156D">
        <w:rPr>
          <w:rFonts w:ascii="Times New Roman" w:eastAsia="宋体" w:hAnsi="Times New Roman" w:cs="Times New Roman" w:hint="eastAsia"/>
          <w:sz w:val="21"/>
          <w:szCs w:val="21"/>
          <w:lang w:val="fr-FR"/>
          <w14:ligatures w14:val="none"/>
        </w:rPr>
        <w:t>核心处</w:t>
      </w:r>
      <w:r w:rsidRPr="00AE2F29">
        <w:rPr>
          <w:rFonts w:ascii="Times New Roman" w:eastAsia="宋体" w:hAnsi="Times New Roman" w:cs="Times New Roman"/>
          <w:sz w:val="21"/>
          <w:szCs w:val="21"/>
          <w:lang w:val="fr-FR"/>
          <w14:ligatures w14:val="none"/>
        </w:rPr>
        <w:t>完成。</w:t>
      </w:r>
    </w:p>
    <w:p w14:paraId="345719D4" w14:textId="77777777" w:rsidR="00AC13AF" w:rsidRPr="00AE2F29" w:rsidRDefault="00AC13AF" w:rsidP="009900D1">
      <w:pPr>
        <w:spacing w:after="0" w:line="360" w:lineRule="auto"/>
        <w:jc w:val="both"/>
        <w:rPr>
          <w:rFonts w:ascii="Times New Roman" w:eastAsia="宋体" w:hAnsi="Times New Roman" w:cs="Times New Roman"/>
          <w:sz w:val="20"/>
          <w:szCs w:val="20"/>
          <w:lang w:val="fr-FR"/>
          <w14:ligatures w14:val="none"/>
        </w:rPr>
      </w:pPr>
    </w:p>
    <w:p w14:paraId="0C869D4E" w14:textId="39A2018C" w:rsidR="00AC13AF" w:rsidRPr="00AE2F29" w:rsidRDefault="00AC13AF" w:rsidP="009900D1">
      <w:pPr>
        <w:pStyle w:val="1"/>
        <w:spacing w:line="360" w:lineRule="auto"/>
        <w:rPr>
          <w:rFonts w:ascii="宋体" w:eastAsia="宋体" w:hAnsi="宋体" w:hint="eastAsia"/>
          <w:color w:val="auto"/>
          <w:sz w:val="21"/>
          <w:szCs w:val="21"/>
          <w:lang w:val="fr-FR"/>
        </w:rPr>
      </w:pPr>
      <w:bookmarkStart w:id="10" w:name="_Toc198218927"/>
      <w:r w:rsidRPr="00AE2F29">
        <w:rPr>
          <w:rFonts w:ascii="宋体" w:eastAsia="宋体" w:hAnsi="宋体"/>
          <w:color w:val="auto"/>
          <w:sz w:val="21"/>
          <w:szCs w:val="21"/>
          <w:lang w:val="fr-FR"/>
        </w:rPr>
        <w:t>关于</w:t>
      </w:r>
      <w:r w:rsidR="00C2303A">
        <w:rPr>
          <w:rFonts w:ascii="宋体" w:eastAsia="宋体" w:hAnsi="宋体" w:hint="eastAsia"/>
          <w:color w:val="auto"/>
          <w:sz w:val="21"/>
          <w:szCs w:val="21"/>
          <w:lang w:val="fr-FR"/>
        </w:rPr>
        <w:t>上帝之爱</w:t>
      </w:r>
      <w:r w:rsidRPr="00AE2F29">
        <w:rPr>
          <w:rFonts w:ascii="宋体" w:eastAsia="宋体" w:hAnsi="宋体"/>
          <w:color w:val="auto"/>
          <w:sz w:val="21"/>
          <w:szCs w:val="21"/>
          <w:lang w:val="fr-FR"/>
        </w:rPr>
        <w:t>的</w:t>
      </w:r>
      <w:r w:rsidR="00B06205" w:rsidRPr="00AE2F29">
        <w:rPr>
          <w:rFonts w:ascii="宋体" w:eastAsia="宋体" w:hAnsi="宋体"/>
          <w:color w:val="auto"/>
          <w:sz w:val="21"/>
          <w:szCs w:val="21"/>
          <w:lang w:val="fr-FR"/>
        </w:rPr>
        <w:t>无序思考</w:t>
      </w:r>
      <w:bookmarkEnd w:id="10"/>
    </w:p>
    <w:p w14:paraId="0B715A49" w14:textId="0207DCC9" w:rsidR="000D7CCA" w:rsidRPr="00AE2F29" w:rsidRDefault="000D7CCA" w:rsidP="009900D1">
      <w:pPr>
        <w:spacing w:after="0" w:line="360" w:lineRule="auto"/>
        <w:ind w:firstLineChars="200" w:firstLine="400"/>
        <w:jc w:val="both"/>
        <w:rPr>
          <w:rFonts w:ascii="Times New Roman" w:eastAsia="宋体" w:hAnsi="Times New Roman" w:cs="Times New Roman"/>
          <w:sz w:val="20"/>
          <w:szCs w:val="20"/>
          <w:lang w:val="fr-FR"/>
          <w14:ligatures w14:val="none"/>
        </w:rPr>
      </w:pPr>
      <w:r w:rsidRPr="00AE2F29">
        <w:rPr>
          <w:rFonts w:ascii="Times New Roman" w:eastAsia="宋体" w:hAnsi="Times New Roman" w:cs="Times New Roman"/>
          <w:sz w:val="20"/>
          <w:szCs w:val="20"/>
          <w:lang w:val="fr-FR"/>
          <w14:ligatures w14:val="none"/>
        </w:rPr>
        <w:t>[</w:t>
      </w:r>
      <w:proofErr w:type="gramStart"/>
      <w:r w:rsidRPr="00AE2F29">
        <w:rPr>
          <w:rFonts w:ascii="Times New Roman" w:eastAsia="宋体" w:hAnsi="Times New Roman" w:cs="Times New Roman"/>
          <w:sz w:val="20"/>
          <w:szCs w:val="20"/>
          <w:lang w:val="fr-FR"/>
          <w14:ligatures w14:val="none"/>
        </w:rPr>
        <w:t>译按</w:t>
      </w:r>
      <w:proofErr w:type="gramEnd"/>
      <w:r w:rsidRPr="00AE2F29">
        <w:rPr>
          <w:rFonts w:ascii="Times New Roman" w:eastAsia="宋体" w:hAnsi="Times New Roman" w:cs="Times New Roman"/>
          <w:sz w:val="20"/>
          <w:szCs w:val="20"/>
          <w:lang w:val="fr-FR"/>
          <w14:ligatures w14:val="none"/>
        </w:rPr>
        <w:t>]</w:t>
      </w:r>
      <w:r w:rsidR="007D1036" w:rsidRPr="00AE2F29">
        <w:rPr>
          <w:rFonts w:ascii="Times New Roman" w:eastAsia="宋体" w:hAnsi="Times New Roman" w:cs="Times New Roman"/>
          <w:sz w:val="21"/>
          <w:szCs w:val="21"/>
          <w:lang w:val="fr-FR"/>
          <w14:ligatures w14:val="none"/>
        </w:rPr>
        <w:t>本文</w:t>
      </w:r>
      <w:r w:rsidR="00E636FB" w:rsidRPr="00AE2F29">
        <w:rPr>
          <w:rFonts w:ascii="Times New Roman" w:eastAsia="宋体" w:hAnsi="Times New Roman" w:cs="Times New Roman"/>
          <w:sz w:val="21"/>
          <w:szCs w:val="21"/>
          <w:lang w:val="fr-FR"/>
          <w14:ligatures w14:val="none"/>
        </w:rPr>
        <w:t>原标题为</w:t>
      </w:r>
      <w:r w:rsidR="00E636FB" w:rsidRPr="00AE2F29">
        <w:rPr>
          <w:rFonts w:ascii="Times New Roman" w:eastAsia="宋体" w:hAnsi="Times New Roman" w:cs="Times New Roman"/>
          <w:i/>
          <w:iCs/>
          <w:sz w:val="21"/>
          <w:szCs w:val="21"/>
          <w:lang w:val="fr-FR"/>
          <w14:ligatures w14:val="none"/>
        </w:rPr>
        <w:t>Pensées sans Ordre Concernant l'amour de Dieu</w:t>
      </w:r>
      <w:r w:rsidR="00E636FB" w:rsidRPr="00AE2F29">
        <w:rPr>
          <w:rFonts w:ascii="Times New Roman" w:eastAsia="宋体" w:hAnsi="Times New Roman" w:cs="Times New Roman"/>
          <w:sz w:val="21"/>
          <w:szCs w:val="21"/>
          <w:lang w:val="fr-FR"/>
          <w14:ligatures w14:val="none"/>
        </w:rPr>
        <w:t>，</w:t>
      </w:r>
      <w:r w:rsidR="002C2604" w:rsidRPr="00AE2F29">
        <w:rPr>
          <w:rFonts w:ascii="Times New Roman" w:eastAsia="宋体" w:hAnsi="Times New Roman" w:cs="Times New Roman"/>
          <w:sz w:val="21"/>
          <w:szCs w:val="21"/>
          <w:lang w:val="fr-FR"/>
          <w14:ligatures w14:val="none"/>
        </w:rPr>
        <w:t>可能是薇依在马赛时期（</w:t>
      </w:r>
      <w:r w:rsidR="002C2604" w:rsidRPr="00AE2F29">
        <w:rPr>
          <w:rFonts w:ascii="Times New Roman" w:eastAsia="宋体" w:hAnsi="Times New Roman" w:cs="Times New Roman"/>
          <w:sz w:val="21"/>
          <w:szCs w:val="21"/>
          <w:lang w:val="fr-FR"/>
          <w14:ligatures w14:val="none"/>
        </w:rPr>
        <w:t>1940</w:t>
      </w:r>
      <w:r w:rsidR="002C2604" w:rsidRPr="00AE2F29">
        <w:rPr>
          <w:rFonts w:ascii="Times New Roman" w:eastAsia="宋体" w:hAnsi="Times New Roman" w:cs="Times New Roman"/>
          <w:sz w:val="21"/>
          <w:szCs w:val="21"/>
          <w:lang w:val="fr-FR"/>
          <w14:ligatures w14:val="none"/>
        </w:rPr>
        <w:t>年</w:t>
      </w:r>
      <w:r w:rsidR="002C2604" w:rsidRPr="00AE2F29">
        <w:rPr>
          <w:rFonts w:ascii="Times New Roman" w:eastAsia="宋体" w:hAnsi="Times New Roman" w:cs="Times New Roman"/>
          <w:sz w:val="21"/>
          <w:szCs w:val="21"/>
          <w:lang w:val="fr-FR"/>
          <w14:ligatures w14:val="none"/>
        </w:rPr>
        <w:t>10</w:t>
      </w:r>
      <w:r w:rsidR="002C2604" w:rsidRPr="00AE2F29">
        <w:rPr>
          <w:rFonts w:ascii="Times New Roman" w:eastAsia="宋体" w:hAnsi="Times New Roman" w:cs="Times New Roman"/>
          <w:sz w:val="21"/>
          <w:szCs w:val="21"/>
          <w:lang w:val="fr-FR"/>
          <w14:ligatures w14:val="none"/>
        </w:rPr>
        <w:t>至</w:t>
      </w:r>
      <w:r w:rsidR="002C2604" w:rsidRPr="00AE2F29">
        <w:rPr>
          <w:rFonts w:ascii="Times New Roman" w:eastAsia="宋体" w:hAnsi="Times New Roman" w:cs="Times New Roman"/>
          <w:sz w:val="21"/>
          <w:szCs w:val="21"/>
          <w:lang w:val="fr-FR"/>
          <w14:ligatures w14:val="none"/>
        </w:rPr>
        <w:t>1942</w:t>
      </w:r>
      <w:r w:rsidR="002C2604" w:rsidRPr="00AE2F29">
        <w:rPr>
          <w:rFonts w:ascii="Times New Roman" w:eastAsia="宋体" w:hAnsi="Times New Roman" w:cs="Times New Roman"/>
          <w:sz w:val="21"/>
          <w:szCs w:val="21"/>
          <w:lang w:val="fr-FR"/>
          <w14:ligatures w14:val="none"/>
        </w:rPr>
        <w:t>年</w:t>
      </w:r>
      <w:r w:rsidR="002C2604" w:rsidRPr="00AE2F29">
        <w:rPr>
          <w:rFonts w:ascii="Times New Roman" w:eastAsia="宋体" w:hAnsi="Times New Roman" w:cs="Times New Roman"/>
          <w:sz w:val="21"/>
          <w:szCs w:val="21"/>
          <w:lang w:val="fr-FR"/>
          <w14:ligatures w14:val="none"/>
        </w:rPr>
        <w:t>5</w:t>
      </w:r>
      <w:r w:rsidR="002C2604" w:rsidRPr="00AE2F29">
        <w:rPr>
          <w:rFonts w:ascii="Times New Roman" w:eastAsia="宋体" w:hAnsi="Times New Roman" w:cs="Times New Roman"/>
          <w:sz w:val="21"/>
          <w:szCs w:val="21"/>
          <w:lang w:val="fr-FR"/>
          <w14:ligatures w14:val="none"/>
        </w:rPr>
        <w:t>月）写下的</w:t>
      </w:r>
      <w:r w:rsidR="0049193A"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因此在主题上与《重力与神恩》《期待上帝》等书中收录的同时期作品多有重叠。</w:t>
      </w:r>
      <w:r w:rsidR="007D1036" w:rsidRPr="00AE2F29">
        <w:rPr>
          <w:rFonts w:ascii="Times New Roman" w:eastAsia="宋体" w:hAnsi="Times New Roman" w:cs="Times New Roman"/>
          <w:sz w:val="21"/>
          <w:szCs w:val="21"/>
          <w:lang w:val="fr-FR"/>
          <w14:ligatures w14:val="none"/>
        </w:rPr>
        <w:t>此处译文</w:t>
      </w:r>
      <w:r w:rsidRPr="00AE2F29">
        <w:rPr>
          <w:rFonts w:ascii="Times New Roman" w:eastAsia="宋体" w:hAnsi="Times New Roman" w:cs="Times New Roman"/>
          <w:sz w:val="21"/>
          <w:szCs w:val="21"/>
          <w:lang w:val="fr-FR"/>
          <w14:ligatures w14:val="none"/>
        </w:rPr>
        <w:t>根据</w:t>
      </w:r>
      <w:r w:rsidR="009D6B5A" w:rsidRPr="00AE2F29">
        <w:rPr>
          <w:rFonts w:ascii="Times New Roman" w:eastAsia="宋体" w:hAnsi="Times New Roman" w:cs="Times New Roman"/>
          <w:i/>
          <w:iCs/>
          <w:sz w:val="21"/>
          <w:szCs w:val="21"/>
          <w:lang w:val="fr-FR"/>
          <w14:ligatures w14:val="none"/>
        </w:rPr>
        <w:t>Pensées sans Ordre Cocernant l</w:t>
      </w:r>
      <w:proofErr w:type="gramStart"/>
      <w:r w:rsidR="009D6B5A" w:rsidRPr="00AE2F29">
        <w:rPr>
          <w:rFonts w:ascii="Times New Roman" w:eastAsia="宋体" w:hAnsi="Times New Roman" w:cs="Times New Roman"/>
          <w:i/>
          <w:iCs/>
          <w:sz w:val="21"/>
          <w:szCs w:val="21"/>
          <w:lang w:val="fr-FR"/>
          <w14:ligatures w14:val="none"/>
        </w:rPr>
        <w:t>’</w:t>
      </w:r>
      <w:proofErr w:type="gramEnd"/>
      <w:r w:rsidR="009D6B5A" w:rsidRPr="00AE2F29">
        <w:rPr>
          <w:rFonts w:ascii="Times New Roman" w:eastAsia="宋体" w:hAnsi="Times New Roman" w:cs="Times New Roman"/>
          <w:i/>
          <w:iCs/>
          <w:sz w:val="21"/>
          <w:szCs w:val="21"/>
          <w:lang w:val="fr-FR"/>
          <w14:ligatures w14:val="none"/>
        </w:rPr>
        <w:t>amour de Dieu</w:t>
      </w:r>
      <w:r w:rsidR="009D6B5A" w:rsidRPr="00AE2F29">
        <w:rPr>
          <w:rFonts w:ascii="Times New Roman" w:eastAsia="宋体" w:hAnsi="Times New Roman" w:cs="Times New Roman"/>
          <w:sz w:val="21"/>
          <w:szCs w:val="21"/>
          <w:lang w:val="fr-FR"/>
          <w14:ligatures w14:val="none"/>
        </w:rPr>
        <w:t>,</w:t>
      </w:r>
      <w:r w:rsidR="009D6B5A" w:rsidRPr="00AE2F29">
        <w:rPr>
          <w:lang w:val="fr-FR"/>
        </w:rPr>
        <w:t xml:space="preserve"> </w:t>
      </w:r>
      <w:r w:rsidR="009D6B5A" w:rsidRPr="00AE2F29">
        <w:rPr>
          <w:rFonts w:ascii="Times New Roman" w:eastAsia="宋体" w:hAnsi="Times New Roman" w:cs="Times New Roman"/>
          <w:sz w:val="21"/>
          <w:szCs w:val="21"/>
          <w:lang w:val="fr-FR"/>
          <w14:ligatures w14:val="none"/>
        </w:rPr>
        <w:t>Gallimard, 1962</w:t>
      </w:r>
      <w:r w:rsidRPr="00AE2F29">
        <w:rPr>
          <w:rFonts w:ascii="Times New Roman" w:eastAsia="宋体" w:hAnsi="Times New Roman" w:cs="Times New Roman"/>
          <w:sz w:val="21"/>
          <w:szCs w:val="21"/>
          <w:lang w:val="fr-FR"/>
          <w14:ligatures w14:val="none"/>
        </w:rPr>
        <w:t>中收录的法语原文译出，并参考了</w:t>
      </w:r>
      <w:r w:rsidRPr="00AE2F29">
        <w:rPr>
          <w:rFonts w:ascii="Times New Roman" w:eastAsia="宋体" w:hAnsi="Times New Roman" w:cs="Times New Roman"/>
          <w:sz w:val="21"/>
          <w:szCs w:val="21"/>
          <w:lang w:val="fr-FR"/>
          <w14:ligatures w14:val="none"/>
        </w:rPr>
        <w:t>Richard Rees</w:t>
      </w:r>
      <w:r w:rsidRPr="00AE2F29">
        <w:rPr>
          <w:rFonts w:ascii="Times New Roman" w:eastAsia="宋体" w:hAnsi="Times New Roman" w:cs="Times New Roman"/>
          <w:sz w:val="21"/>
          <w:szCs w:val="21"/>
          <w:lang w:val="fr-FR"/>
          <w14:ligatures w14:val="none"/>
        </w:rPr>
        <w:t>的英译本</w:t>
      </w:r>
      <w:r w:rsidR="00922459" w:rsidRPr="00AE2F29">
        <w:rPr>
          <w:rFonts w:ascii="Times New Roman" w:eastAsia="宋体" w:hAnsi="Times New Roman" w:cs="Times New Roman"/>
          <w:sz w:val="21"/>
          <w:szCs w:val="21"/>
          <w:lang w:val="fr-FR"/>
          <w14:ligatures w14:val="none"/>
        </w:rPr>
        <w:t>（</w:t>
      </w:r>
      <w:r w:rsidR="00926949" w:rsidRPr="00AE2F29">
        <w:rPr>
          <w:rFonts w:ascii="Times New Roman" w:eastAsia="宋体" w:hAnsi="Times New Roman" w:cs="Times New Roman"/>
          <w:i/>
          <w:iCs/>
          <w:sz w:val="21"/>
          <w:szCs w:val="21"/>
          <w:lang w:val="fr-FR"/>
          <w14:ligatures w14:val="none"/>
        </w:rPr>
        <w:t>On Science, Necessity and the Love of God</w:t>
      </w:r>
      <w:r w:rsidR="00926949" w:rsidRPr="00AE2F29">
        <w:rPr>
          <w:rFonts w:ascii="Times New Roman" w:eastAsia="宋体" w:hAnsi="Times New Roman" w:cs="Times New Roman"/>
          <w:sz w:val="21"/>
          <w:szCs w:val="21"/>
          <w:lang w:val="fr-FR"/>
          <w14:ligatures w14:val="none"/>
        </w:rPr>
        <w:t>，</w:t>
      </w:r>
      <w:r w:rsidR="00926949" w:rsidRPr="00AE2F29">
        <w:rPr>
          <w:rFonts w:ascii="Times New Roman" w:eastAsia="宋体" w:hAnsi="Times New Roman" w:cs="Times New Roman"/>
          <w:sz w:val="21"/>
          <w:szCs w:val="21"/>
          <w:lang w:val="fr-FR"/>
          <w14:ligatures w14:val="none"/>
        </w:rPr>
        <w:t>Oxford University Press, 1968</w:t>
      </w:r>
      <w:r w:rsidR="00922459"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w:t>
      </w:r>
    </w:p>
    <w:p w14:paraId="234D7129" w14:textId="77777777" w:rsidR="00AC13AF" w:rsidRPr="00AE2F29" w:rsidRDefault="00AC13AF" w:rsidP="009900D1">
      <w:pPr>
        <w:spacing w:after="0" w:line="360" w:lineRule="auto"/>
        <w:ind w:firstLineChars="200" w:firstLine="440"/>
        <w:jc w:val="both"/>
        <w:rPr>
          <w:rFonts w:ascii="Times New Roman" w:eastAsia="宋体" w:hAnsi="Times New Roman"/>
          <w:lang w:val="fr-FR"/>
          <w14:ligatures w14:val="none"/>
        </w:rPr>
      </w:pPr>
    </w:p>
    <w:p w14:paraId="6CFAF1BB" w14:textId="69FD0FF2"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是否相信上帝并不取决于我们，我们所能决定的只是不把我们的爱</w:t>
      </w:r>
      <w:proofErr w:type="gramStart"/>
      <w:r w:rsidRPr="00AE2F29">
        <w:rPr>
          <w:rFonts w:ascii="Times New Roman" w:eastAsia="宋体" w:hAnsi="Times New Roman" w:cs="Times New Roman"/>
          <w:sz w:val="21"/>
          <w:szCs w:val="21"/>
          <w:lang w:val="fr-FR"/>
          <w14:ligatures w14:val="none"/>
        </w:rPr>
        <w:t>献给假</w:t>
      </w:r>
      <w:proofErr w:type="gramEnd"/>
      <w:r w:rsidRPr="00AE2F29">
        <w:rPr>
          <w:rFonts w:ascii="Times New Roman" w:eastAsia="宋体" w:hAnsi="Times New Roman" w:cs="Times New Roman"/>
          <w:sz w:val="21"/>
          <w:szCs w:val="21"/>
          <w:lang w:val="fr-FR"/>
          <w14:ligatures w14:val="none"/>
        </w:rPr>
        <w:t>神。首先，不相信未来是能够让美梦成真之所。未来与现在是由同样的材料构成的。我们深知，我们所实际拥有的一切好处、财富、权力、尊荣、学识，我们所爱之人的爱慕，我们所爱之人的幸福，凡此种种，均不能令我们满足。但我们却相信，只要能够拥有得越来越多，便总有一天会得到满足。我们的这种信念是在自欺欺人。因为只要认真地</w:t>
      </w:r>
      <w:r w:rsidR="007B0F7D">
        <w:rPr>
          <w:rFonts w:ascii="Times New Roman" w:eastAsia="宋体" w:hAnsi="Times New Roman" w:cs="Times New Roman" w:hint="eastAsia"/>
          <w:sz w:val="21"/>
          <w:szCs w:val="21"/>
          <w:lang w:val="fr-FR"/>
          <w14:ligatures w14:val="none"/>
        </w:rPr>
        <w:t>思考</w:t>
      </w:r>
      <w:r w:rsidRPr="00AE2F29">
        <w:rPr>
          <w:rFonts w:ascii="Times New Roman" w:eastAsia="宋体" w:hAnsi="Times New Roman" w:cs="Times New Roman"/>
          <w:sz w:val="21"/>
          <w:szCs w:val="21"/>
          <w:lang w:val="fr-FR"/>
          <w14:ligatures w14:val="none"/>
        </w:rPr>
        <w:t>片刻，我们便会知道这是假的。抑或，若我们因疾病、贫困或</w:t>
      </w:r>
      <w:proofErr w:type="gramStart"/>
      <w:r w:rsidRPr="00AE2F29">
        <w:rPr>
          <w:rFonts w:ascii="Times New Roman" w:eastAsia="宋体" w:hAnsi="Times New Roman" w:cs="Times New Roman"/>
          <w:sz w:val="21"/>
          <w:szCs w:val="21"/>
          <w:lang w:val="fr-FR"/>
          <w14:ligatures w14:val="none"/>
        </w:rPr>
        <w:t>不</w:t>
      </w:r>
      <w:proofErr w:type="gramEnd"/>
      <w:r w:rsidRPr="00AE2F29">
        <w:rPr>
          <w:rFonts w:ascii="Times New Roman" w:eastAsia="宋体" w:hAnsi="Times New Roman" w:cs="Times New Roman"/>
          <w:sz w:val="21"/>
          <w:szCs w:val="21"/>
          <w:lang w:val="fr-FR"/>
          <w14:ligatures w14:val="none"/>
        </w:rPr>
        <w:t>幸而受苦，我们便会相信，只要痛苦消失，我们</w:t>
      </w:r>
      <w:r w:rsidR="00BD33E1">
        <w:rPr>
          <w:rFonts w:ascii="Times New Roman" w:eastAsia="宋体" w:hAnsi="Times New Roman" w:cs="Times New Roman" w:hint="eastAsia"/>
          <w:sz w:val="21"/>
          <w:szCs w:val="21"/>
          <w:lang w:val="fr-FR"/>
          <w14:ligatures w14:val="none"/>
        </w:rPr>
        <w:t>便</w:t>
      </w:r>
      <w:r w:rsidRPr="00AE2F29">
        <w:rPr>
          <w:rFonts w:ascii="Times New Roman" w:eastAsia="宋体" w:hAnsi="Times New Roman" w:cs="Times New Roman"/>
          <w:sz w:val="21"/>
          <w:szCs w:val="21"/>
          <w:lang w:val="fr-FR"/>
          <w14:ligatures w14:val="none"/>
        </w:rPr>
        <w:t>能得到满足。但我们知道这同样是假的；一旦习惯了无痛苦的状态，我们便会生出别样的渴望。其次，不混淆需要和善。我们相信在生活中有许多不可或缺之物。这常常是一种错误，因为失去它</w:t>
      </w:r>
      <w:r w:rsidRPr="00AE2F29">
        <w:rPr>
          <w:rFonts w:ascii="Times New Roman" w:eastAsia="宋体" w:hAnsi="Times New Roman" w:cs="Times New Roman"/>
          <w:sz w:val="21"/>
          <w:szCs w:val="21"/>
          <w:lang w:val="fr-FR"/>
          <w14:ligatures w14:val="none"/>
        </w:rPr>
        <w:lastRenderedPageBreak/>
        <w:t>们以后，我们照样能够生活。但即便这是</w:t>
      </w:r>
      <w:r w:rsidR="00CF5358">
        <w:rPr>
          <w:rFonts w:ascii="Times New Roman" w:eastAsia="宋体" w:hAnsi="Times New Roman" w:cs="Times New Roman" w:hint="eastAsia"/>
          <w:sz w:val="21"/>
          <w:szCs w:val="21"/>
          <w:lang w:val="fr-FR"/>
          <w14:ligatures w14:val="none"/>
        </w:rPr>
        <w:t>正确</w:t>
      </w:r>
      <w:r w:rsidRPr="00AE2F29">
        <w:rPr>
          <w:rFonts w:ascii="Times New Roman" w:eastAsia="宋体" w:hAnsi="Times New Roman" w:cs="Times New Roman"/>
          <w:sz w:val="21"/>
          <w:szCs w:val="21"/>
          <w:lang w:val="fr-FR"/>
          <w14:ligatures w14:val="none"/>
        </w:rPr>
        <w:t>的，即便失去这些东西</w:t>
      </w:r>
      <w:r w:rsidR="00CF5358">
        <w:rPr>
          <w:rFonts w:ascii="Times New Roman" w:eastAsia="宋体" w:hAnsi="Times New Roman" w:cs="Times New Roman" w:hint="eastAsia"/>
          <w:sz w:val="21"/>
          <w:szCs w:val="21"/>
          <w:lang w:val="fr-FR"/>
          <w14:ligatures w14:val="none"/>
        </w:rPr>
        <w:t>真的</w:t>
      </w:r>
      <w:r w:rsidRPr="00AE2F29">
        <w:rPr>
          <w:rFonts w:ascii="Times New Roman" w:eastAsia="宋体" w:hAnsi="Times New Roman" w:cs="Times New Roman"/>
          <w:sz w:val="21"/>
          <w:szCs w:val="21"/>
          <w:lang w:val="fr-FR"/>
          <w14:ligatures w14:val="none"/>
        </w:rPr>
        <w:t>会要了我们的命，或至少会</w:t>
      </w:r>
      <w:r w:rsidR="00CF5358">
        <w:rPr>
          <w:rFonts w:ascii="Times New Roman" w:eastAsia="宋体" w:hAnsi="Times New Roman" w:cs="Times New Roman" w:hint="eastAsia"/>
          <w:sz w:val="21"/>
          <w:szCs w:val="21"/>
          <w:lang w:val="fr-FR"/>
          <w14:ligatures w14:val="none"/>
        </w:rPr>
        <w:t>摧毁掉</w:t>
      </w:r>
      <w:r w:rsidRPr="00AE2F29">
        <w:rPr>
          <w:rFonts w:ascii="Times New Roman" w:eastAsia="宋体" w:hAnsi="Times New Roman" w:cs="Times New Roman"/>
          <w:sz w:val="21"/>
          <w:szCs w:val="21"/>
          <w:lang w:val="fr-FR"/>
          <w14:ligatures w14:val="none"/>
        </w:rPr>
        <w:t>我们的生命力，它们也并不因此是善；因为人不会长久地满足于</w:t>
      </w:r>
      <w:r w:rsidR="00F3563F">
        <w:rPr>
          <w:rFonts w:ascii="Times New Roman" w:eastAsia="宋体" w:hAnsi="Times New Roman" w:cs="Times New Roman" w:hint="eastAsia"/>
          <w:sz w:val="21"/>
          <w:szCs w:val="21"/>
          <w:lang w:val="fr-FR"/>
          <w14:ligatures w14:val="none"/>
        </w:rPr>
        <w:t>纯粹</w:t>
      </w:r>
      <w:r w:rsidRPr="00AE2F29">
        <w:rPr>
          <w:rFonts w:ascii="Times New Roman" w:eastAsia="宋体" w:hAnsi="Times New Roman" w:cs="Times New Roman"/>
          <w:sz w:val="21"/>
          <w:szCs w:val="21"/>
          <w:lang w:val="fr-FR"/>
          <w14:ligatures w14:val="none"/>
        </w:rPr>
        <w:t>而简单的生活。我们总是会想要别的东西。我们总是想要为某些东西而活。只需诚实地面对自己，意识到尘世中没有任何东西值得我们为之而活</w:t>
      </w:r>
      <w:r w:rsidR="00F3563F">
        <w:rPr>
          <w:rFonts w:ascii="Times New Roman" w:eastAsia="宋体" w:hAnsi="Times New Roman" w:cs="Times New Roman" w:hint="eastAsia"/>
          <w:sz w:val="21"/>
          <w:szCs w:val="21"/>
          <w:lang w:val="fr-FR"/>
          <w14:ligatures w14:val="none"/>
        </w:rPr>
        <w:t>，这</w:t>
      </w:r>
      <w:r w:rsidRPr="00AE2F29">
        <w:rPr>
          <w:rFonts w:ascii="Times New Roman" w:eastAsia="宋体" w:hAnsi="Times New Roman" w:cs="Times New Roman"/>
          <w:sz w:val="21"/>
          <w:szCs w:val="21"/>
          <w:lang w:val="fr-FR"/>
          <w14:ligatures w14:val="none"/>
        </w:rPr>
        <w:t>就够了。只需想象一切</w:t>
      </w:r>
      <w:proofErr w:type="gramStart"/>
      <w:r w:rsidRPr="00AE2F29">
        <w:rPr>
          <w:rFonts w:ascii="Times New Roman" w:eastAsia="宋体" w:hAnsi="Times New Roman" w:cs="Times New Roman"/>
          <w:sz w:val="21"/>
          <w:szCs w:val="21"/>
          <w:lang w:val="fr-FR"/>
          <w14:ligatures w14:val="none"/>
        </w:rPr>
        <w:t>欲求均</w:t>
      </w:r>
      <w:proofErr w:type="gramEnd"/>
      <w:r w:rsidRPr="00AE2F29">
        <w:rPr>
          <w:rFonts w:ascii="Times New Roman" w:eastAsia="宋体" w:hAnsi="Times New Roman" w:cs="Times New Roman"/>
          <w:sz w:val="21"/>
          <w:szCs w:val="21"/>
          <w:lang w:val="fr-FR"/>
          <w14:ligatures w14:val="none"/>
        </w:rPr>
        <w:t>已得到满足</w:t>
      </w:r>
      <w:r w:rsidR="00F3563F">
        <w:rPr>
          <w:rFonts w:ascii="Times New Roman" w:eastAsia="宋体" w:hAnsi="Times New Roman" w:cs="Times New Roman" w:hint="eastAsia"/>
          <w:sz w:val="21"/>
          <w:szCs w:val="21"/>
          <w:lang w:val="fr-FR"/>
          <w14:ligatures w14:val="none"/>
        </w:rPr>
        <w:t>，这</w:t>
      </w:r>
      <w:r w:rsidRPr="00AE2F29">
        <w:rPr>
          <w:rFonts w:ascii="Times New Roman" w:eastAsia="宋体" w:hAnsi="Times New Roman" w:cs="Times New Roman"/>
          <w:sz w:val="21"/>
          <w:szCs w:val="21"/>
          <w:lang w:val="fr-FR"/>
          <w14:ligatures w14:val="none"/>
        </w:rPr>
        <w:t>就够了。一段时间后，我们便不再满足。我们会想要别的东西，并因为不知想要什么而变得不幸（</w:t>
      </w:r>
      <w:r w:rsidRPr="00AE2F29">
        <w:rPr>
          <w:rFonts w:ascii="Times New Roman" w:eastAsia="宋体" w:hAnsi="Times New Roman" w:cs="Times New Roman"/>
          <w:sz w:val="21"/>
          <w:szCs w:val="21"/>
          <w:lang w:val="fr-FR"/>
          <w14:ligatures w14:val="none"/>
        </w:rPr>
        <w:t>malheureux</w:t>
      </w:r>
      <w:r w:rsidRPr="00AE2F29">
        <w:rPr>
          <w:rFonts w:ascii="Times New Roman" w:eastAsia="宋体" w:hAnsi="Times New Roman" w:cs="Times New Roman"/>
          <w:sz w:val="21"/>
          <w:szCs w:val="21"/>
          <w:lang w:val="fr-FR"/>
          <w14:ligatures w14:val="none"/>
        </w:rPr>
        <w:t>）</w:t>
      </w:r>
      <w:r w:rsidR="000E1DAA">
        <w:rPr>
          <w:rStyle w:val="af4"/>
          <w:rFonts w:ascii="Times New Roman" w:eastAsia="宋体" w:hAnsi="Times New Roman" w:cs="Times New Roman"/>
          <w:sz w:val="21"/>
          <w:szCs w:val="21"/>
          <w:lang w:val="fr-FR"/>
          <w14:ligatures w14:val="none"/>
        </w:rPr>
        <w:footnoteReference w:id="25"/>
      </w:r>
      <w:r w:rsidRPr="00AE2F29">
        <w:rPr>
          <w:rFonts w:ascii="Times New Roman" w:eastAsia="宋体" w:hAnsi="Times New Roman" w:cs="Times New Roman"/>
          <w:sz w:val="21"/>
          <w:szCs w:val="21"/>
          <w:lang w:val="fr-FR"/>
          <w14:ligatures w14:val="none"/>
        </w:rPr>
        <w:t>。</w:t>
      </w:r>
    </w:p>
    <w:p w14:paraId="721889D8" w14:textId="77777777"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这取决于人们是否将注意力集中于这一真理。</w:t>
      </w:r>
    </w:p>
    <w:p w14:paraId="326D0780" w14:textId="77777777"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例如，若革命者不再自欺欺人，便会知道革命的胜利将剥夺它们生活下去的理由，进而让他们陷入不幸（</w:t>
      </w:r>
      <w:r w:rsidRPr="00AE2F29">
        <w:rPr>
          <w:rFonts w:ascii="Times New Roman" w:eastAsia="宋体" w:hAnsi="Times New Roman" w:cs="Times New Roman"/>
          <w:sz w:val="21"/>
          <w:szCs w:val="21"/>
          <w:lang w:val="fr-FR"/>
          <w14:ligatures w14:val="none"/>
        </w:rPr>
        <w:t>rendrait malheureux</w:t>
      </w:r>
      <w:r w:rsidRPr="00AE2F29">
        <w:rPr>
          <w:rFonts w:ascii="Times New Roman" w:eastAsia="宋体" w:hAnsi="Times New Roman" w:cs="Times New Roman"/>
          <w:sz w:val="21"/>
          <w:szCs w:val="21"/>
          <w:lang w:val="fr-FR"/>
          <w14:ligatures w14:val="none"/>
        </w:rPr>
        <w:t>）。一切欲望均是如此。</w:t>
      </w:r>
    </w:p>
    <w:p w14:paraId="1BC57FDC" w14:textId="77777777"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若无谎言，生活便不可忍受。那些拒绝谎言，宁愿知晓生活的不可忍受，也不起身反抗命运的人，最终会从外部，从时间之外的某处得到某物，使他们能够接受生活的本来面目。</w:t>
      </w:r>
    </w:p>
    <w:p w14:paraId="02C6E3E8" w14:textId="137CFCDF"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每个人都感到恶，厌恶</w:t>
      </w:r>
      <w:proofErr w:type="gramStart"/>
      <w:r w:rsidRPr="00AE2F29">
        <w:rPr>
          <w:rFonts w:ascii="Times New Roman" w:eastAsia="宋体" w:hAnsi="Times New Roman" w:cs="Times New Roman"/>
          <w:sz w:val="21"/>
          <w:szCs w:val="21"/>
          <w:lang w:val="fr-FR"/>
          <w14:ligatures w14:val="none"/>
        </w:rPr>
        <w:t>恶</w:t>
      </w:r>
      <w:proofErr w:type="gramEnd"/>
      <w:r w:rsidRPr="00AE2F29">
        <w:rPr>
          <w:rFonts w:ascii="Times New Roman" w:eastAsia="宋体" w:hAnsi="Times New Roman" w:cs="Times New Roman"/>
          <w:sz w:val="21"/>
          <w:szCs w:val="21"/>
          <w:lang w:val="fr-FR"/>
          <w14:ligatures w14:val="none"/>
        </w:rPr>
        <w:t>，想要摆脱恶。</w:t>
      </w:r>
      <w:proofErr w:type="gramStart"/>
      <w:r w:rsidRPr="00AE2F29">
        <w:rPr>
          <w:rFonts w:ascii="Times New Roman" w:eastAsia="宋体" w:hAnsi="Times New Roman" w:cs="Times New Roman"/>
          <w:sz w:val="21"/>
          <w:szCs w:val="21"/>
          <w:lang w:val="fr-FR"/>
          <w14:ligatures w14:val="none"/>
        </w:rPr>
        <w:t>恶既非</w:t>
      </w:r>
      <w:proofErr w:type="gramEnd"/>
      <w:r w:rsidRPr="00AE2F29">
        <w:rPr>
          <w:rFonts w:ascii="Times New Roman" w:eastAsia="宋体" w:hAnsi="Times New Roman" w:cs="Times New Roman"/>
          <w:sz w:val="21"/>
          <w:szCs w:val="21"/>
          <w:lang w:val="fr-FR"/>
          <w14:ligatures w14:val="none"/>
        </w:rPr>
        <w:t>痛苦也非罪孽，</w:t>
      </w:r>
      <w:proofErr w:type="gramStart"/>
      <w:r w:rsidRPr="00AE2F29">
        <w:rPr>
          <w:rFonts w:ascii="Times New Roman" w:eastAsia="宋体" w:hAnsi="Times New Roman" w:cs="Times New Roman"/>
          <w:sz w:val="21"/>
          <w:szCs w:val="21"/>
          <w:lang w:val="fr-FR"/>
          <w14:ligatures w14:val="none"/>
        </w:rPr>
        <w:t>而兼是二者</w:t>
      </w:r>
      <w:proofErr w:type="gramEnd"/>
      <w:r w:rsidRPr="00AE2F29">
        <w:rPr>
          <w:rFonts w:ascii="Times New Roman" w:eastAsia="宋体" w:hAnsi="Times New Roman" w:cs="Times New Roman"/>
          <w:sz w:val="21"/>
          <w:szCs w:val="21"/>
          <w:lang w:val="fr-FR"/>
          <w14:ligatures w14:val="none"/>
        </w:rPr>
        <w:t>，是两者的共同之处；正因如此，罪孽使人受苦，痛苦使人作恶，而这种痛苦和罪孽的不可分解的混合物便是我们身不由己地身处其中，并对此感到厌恶的恶。</w:t>
      </w:r>
    </w:p>
    <w:p w14:paraId="2321EB9D" w14:textId="77777777"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我们将自身之中的一部分</w:t>
      </w:r>
      <w:proofErr w:type="gramStart"/>
      <w:r w:rsidRPr="00AE2F29">
        <w:rPr>
          <w:rFonts w:ascii="Times New Roman" w:eastAsia="宋体" w:hAnsi="Times New Roman" w:cs="Times New Roman"/>
          <w:sz w:val="21"/>
          <w:szCs w:val="21"/>
          <w:lang w:val="fr-FR"/>
          <w14:ligatures w14:val="none"/>
        </w:rPr>
        <w:t>恶转移</w:t>
      </w:r>
      <w:proofErr w:type="gramEnd"/>
      <w:r w:rsidRPr="00AE2F29">
        <w:rPr>
          <w:rFonts w:ascii="Times New Roman" w:eastAsia="宋体" w:hAnsi="Times New Roman" w:cs="Times New Roman"/>
          <w:sz w:val="21"/>
          <w:szCs w:val="21"/>
          <w:lang w:val="fr-FR"/>
          <w14:ligatures w14:val="none"/>
        </w:rPr>
        <w:t>到我们关注和欲求的对象上。而后者又将其反射回来，就好像这些恶是来自于它们的一样。这就是为什么，我们在哪里发现自己身陷邪恶，哪里就会激起我们的仇恨和厌恶。在我们看来，就是这些场所本身将我们囚禁在邪恶之中。也正是这一点，使病人们憎恶他们的病房和他周围的人，乃至他的至亲；工人们有时憎恶他们的工厂，等等。</w:t>
      </w:r>
    </w:p>
    <w:p w14:paraId="67589F95" w14:textId="77777777"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然而，若通过专注和欲求把我们的一部分邪恶转移到某件完美纯净之物上，那后者就不会被玷污；它将保持纯净，不会将恶反射给我们；如此，我们便得以摆脱邪恶。</w:t>
      </w:r>
    </w:p>
    <w:p w14:paraId="4DEEF4CA" w14:textId="77777777"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我们是有限的存在者；我们身上的邪恶也是有限的；因此，只要我们的生命足够漫长，我们便能够确信，凭借这种方法，总有一天，我们将会从这世间的一切诸恶中得到解脱。</w:t>
      </w:r>
    </w:p>
    <w:p w14:paraId="6331C52B" w14:textId="4E318D91" w:rsidR="00AC13AF" w:rsidRPr="00AE2F29" w:rsidRDefault="00B83202"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Pr>
          <w:rFonts w:ascii="Times New Roman" w:eastAsia="宋体" w:hAnsi="Times New Roman" w:cs="Times New Roman" w:hint="eastAsia"/>
          <w:sz w:val="21"/>
          <w:szCs w:val="21"/>
          <w:lang w:val="fr-FR"/>
          <w14:ligatures w14:val="none"/>
        </w:rPr>
        <w:t>天主</w:t>
      </w:r>
      <w:r w:rsidR="00AC13AF" w:rsidRPr="00AE2F29">
        <w:rPr>
          <w:rFonts w:ascii="Times New Roman" w:eastAsia="宋体" w:hAnsi="Times New Roman" w:cs="Times New Roman"/>
          <w:sz w:val="21"/>
          <w:szCs w:val="21"/>
          <w:lang w:val="fr-FR"/>
          <w14:ligatures w14:val="none"/>
        </w:rPr>
        <w:t>经的话语是完美纯洁的。若我们在诵念这些经文时能够做到心无旁骛，而只尽可能地全神贯注于话语本身，我们便一定能凭借这种方法清除我们身上</w:t>
      </w:r>
      <w:r w:rsidR="00AC13AF" w:rsidRPr="00AE2F29">
        <w:rPr>
          <w:rFonts w:ascii="Times New Roman" w:eastAsia="宋体" w:hAnsi="Times New Roman" w:cs="Times New Roman"/>
          <w:sz w:val="21"/>
          <w:szCs w:val="21"/>
          <w:lang w:val="fr-FR"/>
          <w14:ligatures w14:val="none"/>
        </w:rPr>
        <w:t>——</w:t>
      </w:r>
      <w:r w:rsidR="00AC13AF" w:rsidRPr="00AE2F29">
        <w:rPr>
          <w:rFonts w:ascii="Times New Roman" w:eastAsia="宋体" w:hAnsi="Times New Roman" w:cs="Times New Roman"/>
          <w:sz w:val="21"/>
          <w:szCs w:val="21"/>
          <w:lang w:val="fr-FR"/>
          <w14:ligatures w14:val="none"/>
        </w:rPr>
        <w:t>不论是多么微小</w:t>
      </w:r>
      <w:r w:rsidR="00AC13AF" w:rsidRPr="00AE2F29">
        <w:rPr>
          <w:rFonts w:ascii="Times New Roman" w:eastAsia="宋体" w:hAnsi="Times New Roman" w:cs="Times New Roman"/>
          <w:sz w:val="21"/>
          <w:szCs w:val="21"/>
          <w:lang w:val="fr-FR"/>
          <w14:ligatures w14:val="none"/>
        </w:rPr>
        <w:t>——</w:t>
      </w:r>
      <w:r w:rsidR="00AC13AF" w:rsidRPr="00AE2F29">
        <w:rPr>
          <w:rFonts w:ascii="Times New Roman" w:eastAsia="宋体" w:hAnsi="Times New Roman" w:cs="Times New Roman"/>
          <w:sz w:val="21"/>
          <w:szCs w:val="21"/>
          <w:lang w:val="fr-FR"/>
          <w14:ligatures w14:val="none"/>
        </w:rPr>
        <w:t>的一部分邪恶。若我们在注视圣体时能做到心无二用，而只默想基督的在场；也会有同样的</w:t>
      </w:r>
      <w:r w:rsidR="00546ABD">
        <w:rPr>
          <w:rFonts w:ascii="Times New Roman" w:eastAsia="宋体" w:hAnsi="Times New Roman" w:cs="Times New Roman" w:hint="eastAsia"/>
          <w:sz w:val="21"/>
          <w:szCs w:val="21"/>
          <w:lang w:val="fr-FR"/>
          <w14:ligatures w14:val="none"/>
        </w:rPr>
        <w:t>德能</w:t>
      </w:r>
      <w:r w:rsidR="00AC13AF" w:rsidRPr="00AE2F29">
        <w:rPr>
          <w:rFonts w:ascii="Times New Roman" w:eastAsia="宋体" w:hAnsi="Times New Roman" w:cs="Times New Roman"/>
          <w:sz w:val="21"/>
          <w:szCs w:val="21"/>
          <w:lang w:val="fr-FR"/>
          <w14:ligatures w14:val="none"/>
        </w:rPr>
        <w:t>。</w:t>
      </w:r>
    </w:p>
    <w:p w14:paraId="0765F005" w14:textId="77777777"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除圣物和圣典，自然之美</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当我们将其如实</w:t>
      </w:r>
      <w:proofErr w:type="gramStart"/>
      <w:r w:rsidRPr="00AE2F29">
        <w:rPr>
          <w:rFonts w:ascii="Times New Roman" w:eastAsia="宋体" w:hAnsi="Times New Roman" w:cs="Times New Roman"/>
          <w:sz w:val="21"/>
          <w:szCs w:val="21"/>
          <w:lang w:val="fr-FR"/>
          <w14:ligatures w14:val="none"/>
        </w:rPr>
        <w:t>观照</w:t>
      </w:r>
      <w:proofErr w:type="gramEnd"/>
      <w:r w:rsidRPr="00AE2F29">
        <w:rPr>
          <w:rFonts w:ascii="Times New Roman" w:eastAsia="宋体" w:hAnsi="Times New Roman" w:cs="Times New Roman"/>
          <w:sz w:val="21"/>
          <w:szCs w:val="21"/>
          <w:lang w:val="fr-FR"/>
          <w14:ligatures w14:val="none"/>
        </w:rPr>
        <w:t>，而不是借它安放我们的幻想时</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lastRenderedPageBreak/>
        <w:t>以及，在较低的等级上，上帝寓居其中的人和由神圣灵感孕育出的艺术作品之外，尘世中别无纯洁之物。</w:t>
      </w:r>
    </w:p>
    <w:p w14:paraId="6CB5AAC8" w14:textId="77777777"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完美纯洁之物只是上帝在尘世的临在。若它非神，那它就并非纯洁。若神不在，我们便永无得救。在同纯洁有过接触的灵魂中，一切对恶的恐惧均会被转化为对圣洁的热爱。这就是抹大拉的玛丽亚</w:t>
      </w:r>
      <w:proofErr w:type="gramStart"/>
      <w:r w:rsidRPr="00AE2F29">
        <w:rPr>
          <w:rFonts w:ascii="Times New Roman" w:eastAsia="宋体" w:hAnsi="Times New Roman" w:cs="Times New Roman"/>
          <w:sz w:val="21"/>
          <w:szCs w:val="21"/>
          <w:lang w:val="fr-FR"/>
          <w14:ligatures w14:val="none"/>
        </w:rPr>
        <w:t>和善盗因爱</w:t>
      </w:r>
      <w:proofErr w:type="gramEnd"/>
      <w:r w:rsidRPr="00AE2F29">
        <w:rPr>
          <w:rFonts w:ascii="Times New Roman" w:eastAsia="宋体" w:hAnsi="Times New Roman" w:cs="Times New Roman"/>
          <w:sz w:val="21"/>
          <w:szCs w:val="21"/>
          <w:lang w:val="fr-FR"/>
          <w14:ligatures w14:val="none"/>
        </w:rPr>
        <w:t>所受的眷顾。</w:t>
      </w:r>
    </w:p>
    <w:p w14:paraId="1065B8FD" w14:textId="1CBA4566"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自爱（</w:t>
      </w:r>
      <w:r w:rsidRPr="00AE2F29">
        <w:rPr>
          <w:rFonts w:ascii="Times New Roman" w:eastAsia="宋体" w:hAnsi="Times New Roman" w:cs="Times New Roman"/>
          <w:sz w:val="21"/>
          <w:szCs w:val="21"/>
          <w:lang w:val="fr-FR"/>
          <w14:ligatures w14:val="none"/>
        </w:rPr>
        <w:t>amour-propre</w:t>
      </w:r>
      <w:r w:rsidRPr="00AE2F29">
        <w:rPr>
          <w:rFonts w:ascii="Times New Roman" w:eastAsia="宋体" w:hAnsi="Times New Roman" w:cs="Times New Roman"/>
          <w:sz w:val="21"/>
          <w:szCs w:val="21"/>
          <w:lang w:val="fr-FR"/>
          <w14:ligatures w14:val="none"/>
        </w:rPr>
        <w:t>）是这种转化的唯一障碍，令人在以自身的污秽同</w:t>
      </w:r>
      <w:proofErr w:type="gramStart"/>
      <w:r w:rsidRPr="00AE2F29">
        <w:rPr>
          <w:rFonts w:ascii="Times New Roman" w:eastAsia="宋体" w:hAnsi="Times New Roman" w:cs="Times New Roman"/>
          <w:sz w:val="21"/>
          <w:szCs w:val="21"/>
          <w:lang w:val="fr-FR"/>
          <w14:ligatures w14:val="none"/>
        </w:rPr>
        <w:t>纯洁相</w:t>
      </w:r>
      <w:proofErr w:type="gramEnd"/>
      <w:r w:rsidRPr="00AE2F29">
        <w:rPr>
          <w:rFonts w:ascii="Times New Roman" w:eastAsia="宋体" w:hAnsi="Times New Roman" w:cs="Times New Roman"/>
          <w:sz w:val="21"/>
          <w:szCs w:val="21"/>
          <w:lang w:val="fr-FR"/>
          <w14:ligatures w14:val="none"/>
        </w:rPr>
        <w:t>接触时感到痛苦。只有当我们对自身的污秽无动于衷时，只有当我们一想到纯洁之物的存在便感到喜乐，而毫不内疚时，我们才</w:t>
      </w:r>
      <w:r w:rsidR="00E2127E">
        <w:rPr>
          <w:rFonts w:ascii="Times New Roman" w:eastAsia="宋体" w:hAnsi="Times New Roman" w:cs="Times New Roman" w:hint="eastAsia"/>
          <w:sz w:val="21"/>
          <w:szCs w:val="21"/>
          <w:lang w:val="fr-FR"/>
          <w14:ligatures w14:val="none"/>
        </w:rPr>
        <w:t>算</w:t>
      </w:r>
      <w:r w:rsidRPr="00AE2F29">
        <w:rPr>
          <w:rFonts w:ascii="Times New Roman" w:eastAsia="宋体" w:hAnsi="Times New Roman" w:cs="Times New Roman"/>
          <w:sz w:val="21"/>
          <w:szCs w:val="21"/>
          <w:lang w:val="fr-FR"/>
          <w14:ligatures w14:val="none"/>
        </w:rPr>
        <w:t>克服</w:t>
      </w:r>
      <w:r w:rsidR="00E2127E">
        <w:rPr>
          <w:rFonts w:ascii="Times New Roman" w:eastAsia="宋体" w:hAnsi="Times New Roman" w:cs="Times New Roman" w:hint="eastAsia"/>
          <w:sz w:val="21"/>
          <w:szCs w:val="21"/>
          <w:lang w:val="fr-FR"/>
          <w14:ligatures w14:val="none"/>
        </w:rPr>
        <w:t>了</w:t>
      </w:r>
      <w:r w:rsidRPr="00AE2F29">
        <w:rPr>
          <w:rFonts w:ascii="Times New Roman" w:eastAsia="宋体" w:hAnsi="Times New Roman" w:cs="Times New Roman"/>
          <w:sz w:val="21"/>
          <w:szCs w:val="21"/>
          <w:lang w:val="fr-FR"/>
          <w14:ligatures w14:val="none"/>
        </w:rPr>
        <w:t>这种痛苦。</w:t>
      </w:r>
    </w:p>
    <w:p w14:paraId="29767EFA" w14:textId="1622EE9D"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同纯洁的接触促成了恶的某种转变。只有通过接触，痛苦与罪孽的不可分解的混合物才能被分解。通过这种接触，痛苦逐渐同罪孽相分离；罪孽也被转化为单纯的痛苦。这一超自然的</w:t>
      </w:r>
      <w:r w:rsidR="000D3427">
        <w:rPr>
          <w:rFonts w:ascii="Times New Roman" w:eastAsia="宋体" w:hAnsi="Times New Roman" w:cs="Times New Roman" w:hint="eastAsia"/>
          <w:sz w:val="21"/>
          <w:szCs w:val="21"/>
          <w:lang w:val="fr-FR"/>
          <w14:ligatures w14:val="none"/>
        </w:rPr>
        <w:t>活动</w:t>
      </w:r>
      <w:r w:rsidRPr="00AE2F29">
        <w:rPr>
          <w:rFonts w:ascii="Times New Roman" w:eastAsia="宋体" w:hAnsi="Times New Roman" w:cs="Times New Roman"/>
          <w:sz w:val="21"/>
          <w:szCs w:val="21"/>
          <w:lang w:val="fr-FR"/>
          <w14:ligatures w14:val="none"/>
        </w:rPr>
        <w:t>便是所谓的忏悔。借着它，我们内心</w:t>
      </w:r>
      <w:proofErr w:type="gramStart"/>
      <w:r w:rsidRPr="00AE2F29">
        <w:rPr>
          <w:rFonts w:ascii="Times New Roman" w:eastAsia="宋体" w:hAnsi="Times New Roman" w:cs="Times New Roman"/>
          <w:sz w:val="21"/>
          <w:szCs w:val="21"/>
          <w:lang w:val="fr-FR"/>
          <w14:ligatures w14:val="none"/>
        </w:rPr>
        <w:t>的恶便会</w:t>
      </w:r>
      <w:proofErr w:type="gramEnd"/>
      <w:r w:rsidRPr="00AE2F29">
        <w:rPr>
          <w:rFonts w:ascii="Times New Roman" w:eastAsia="宋体" w:hAnsi="Times New Roman" w:cs="Times New Roman"/>
          <w:sz w:val="21"/>
          <w:szCs w:val="21"/>
          <w:lang w:val="fr-FR"/>
          <w14:ligatures w14:val="none"/>
        </w:rPr>
        <w:t>被喜乐照明。</w:t>
      </w:r>
    </w:p>
    <w:p w14:paraId="41F21815" w14:textId="2CB57D8D"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只要有一个完美纯洁之人临在于</w:t>
      </w:r>
      <w:proofErr w:type="gramStart"/>
      <w:r w:rsidRPr="00AE2F29">
        <w:rPr>
          <w:rFonts w:ascii="Times New Roman" w:eastAsia="宋体" w:hAnsi="Times New Roman" w:cs="Times New Roman"/>
          <w:sz w:val="21"/>
          <w:szCs w:val="21"/>
          <w:lang w:val="fr-FR"/>
          <w14:ligatures w14:val="none"/>
        </w:rPr>
        <w:t>世</w:t>
      </w:r>
      <w:proofErr w:type="gramEnd"/>
      <w:r w:rsidRPr="00AE2F29">
        <w:rPr>
          <w:rFonts w:ascii="Times New Roman" w:eastAsia="宋体" w:hAnsi="Times New Roman" w:cs="Times New Roman"/>
          <w:sz w:val="21"/>
          <w:szCs w:val="21"/>
          <w:lang w:val="fr-FR"/>
          <w14:ligatures w14:val="none"/>
        </w:rPr>
        <w:t>，作为神圣的羔羊来担当世界之罪，使弥漫在他周围的恶</w:t>
      </w:r>
      <w:r w:rsidR="000A33F5">
        <w:rPr>
          <w:rFonts w:ascii="Times New Roman" w:eastAsia="宋体" w:hAnsi="Times New Roman" w:cs="Times New Roman" w:hint="eastAsia"/>
          <w:sz w:val="21"/>
          <w:szCs w:val="21"/>
          <w:lang w:val="fr-FR"/>
          <w14:ligatures w14:val="none"/>
        </w:rPr>
        <w:t>化作痛苦，</w:t>
      </w:r>
      <w:r w:rsidRPr="00AE2F29">
        <w:rPr>
          <w:rFonts w:ascii="Times New Roman" w:eastAsia="宋体" w:hAnsi="Times New Roman" w:cs="Times New Roman"/>
          <w:sz w:val="21"/>
          <w:szCs w:val="21"/>
          <w:lang w:val="fr-FR"/>
          <w14:ligatures w14:val="none"/>
        </w:rPr>
        <w:t>最大程度地集中在他身上，这就够了。</w:t>
      </w:r>
    </w:p>
    <w:p w14:paraId="7F92C09B" w14:textId="77777777"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他留下了一些完美纯洁之物，即他所临在之物，作为对他的纪念；因为，若非如此，它们的纯洁便会在同恶的接触中消耗殆尽。</w:t>
      </w:r>
    </w:p>
    <w:p w14:paraId="3BF3F87D" w14:textId="7294519E"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然而，人们并不会一直待在教堂里，他们也十分希望能够在日常生活中，特别是在工作场合，完成这项将邪恶转移出自身的超自然</w:t>
      </w:r>
      <w:r w:rsidR="00927DC9">
        <w:rPr>
          <w:rFonts w:ascii="Times New Roman" w:eastAsia="宋体" w:hAnsi="Times New Roman" w:cs="Times New Roman" w:hint="eastAsia"/>
          <w:sz w:val="21"/>
          <w:szCs w:val="21"/>
          <w:lang w:val="fr-FR"/>
          <w14:ligatures w14:val="none"/>
        </w:rPr>
        <w:t>活动</w:t>
      </w:r>
      <w:r w:rsidRPr="00AE2F29">
        <w:rPr>
          <w:rFonts w:ascii="Times New Roman" w:eastAsia="宋体" w:hAnsi="Times New Roman" w:cs="Times New Roman"/>
          <w:sz w:val="21"/>
          <w:szCs w:val="21"/>
          <w:lang w:val="fr-FR"/>
          <w14:ligatures w14:val="none"/>
        </w:rPr>
        <w:t>。</w:t>
      </w:r>
    </w:p>
    <w:p w14:paraId="1990A8C2" w14:textId="3D3EB506" w:rsidR="00AC13AF" w:rsidRPr="00AE2F29" w:rsidRDefault="00E17206"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Pr>
          <w:rFonts w:ascii="Times New Roman" w:eastAsia="宋体" w:hAnsi="Times New Roman" w:cs="Times New Roman" w:hint="eastAsia"/>
          <w:sz w:val="21"/>
          <w:szCs w:val="21"/>
          <w:lang w:val="fr-FR"/>
          <w14:ligatures w14:val="none"/>
        </w:rPr>
        <w:t>唯有</w:t>
      </w:r>
      <w:r w:rsidR="00AC13AF" w:rsidRPr="00AE2F29">
        <w:rPr>
          <w:rFonts w:ascii="Times New Roman" w:eastAsia="宋体" w:hAnsi="Times New Roman" w:cs="Times New Roman"/>
          <w:sz w:val="21"/>
          <w:szCs w:val="21"/>
          <w:lang w:val="fr-FR"/>
          <w14:ligatures w14:val="none"/>
        </w:rPr>
        <w:t>借助某种象征符号才能实现这点，这些符号使我们能够在日常生活和劳作中读出神圣的真理，</w:t>
      </w:r>
      <w:r>
        <w:rPr>
          <w:rFonts w:ascii="Times New Roman" w:eastAsia="宋体" w:hAnsi="Times New Roman" w:cs="Times New Roman" w:hint="eastAsia"/>
          <w:sz w:val="21"/>
          <w:szCs w:val="21"/>
          <w:lang w:val="fr-FR"/>
          <w14:ligatures w14:val="none"/>
        </w:rPr>
        <w:t>就如</w:t>
      </w:r>
      <w:r w:rsidR="00AC13AF" w:rsidRPr="00AE2F29">
        <w:rPr>
          <w:rFonts w:ascii="Times New Roman" w:eastAsia="宋体" w:hAnsi="Times New Roman" w:cs="Times New Roman"/>
          <w:sz w:val="21"/>
          <w:szCs w:val="21"/>
          <w:lang w:val="fr-FR"/>
          <w14:ligatures w14:val="none"/>
        </w:rPr>
        <w:t>在书信中读出</w:t>
      </w:r>
      <w:r w:rsidR="00144D7E">
        <w:rPr>
          <w:rFonts w:ascii="Times New Roman" w:eastAsia="宋体" w:hAnsi="Times New Roman" w:cs="Times New Roman" w:hint="eastAsia"/>
          <w:sz w:val="21"/>
          <w:szCs w:val="21"/>
          <w:lang w:val="fr-FR"/>
          <w14:ligatures w14:val="none"/>
        </w:rPr>
        <w:t>传达真意</w:t>
      </w:r>
      <w:r w:rsidR="00AC13AF" w:rsidRPr="00AE2F29">
        <w:rPr>
          <w:rFonts w:ascii="Times New Roman" w:eastAsia="宋体" w:hAnsi="Times New Roman" w:cs="Times New Roman"/>
          <w:sz w:val="21"/>
          <w:szCs w:val="21"/>
          <w:lang w:val="fr-FR"/>
          <w14:ligatures w14:val="none"/>
        </w:rPr>
        <w:t>的词句。为此，符号就不能是任意的，而必须在神意安排（</w:t>
      </w:r>
      <w:r w:rsidR="00AC13AF" w:rsidRPr="00AE2F29">
        <w:rPr>
          <w:rFonts w:ascii="Times New Roman" w:eastAsia="宋体" w:hAnsi="Times New Roman" w:cs="Times New Roman"/>
          <w:sz w:val="21"/>
          <w:szCs w:val="21"/>
          <w:lang w:val="fr-FR"/>
          <w14:ligatures w14:val="none"/>
        </w:rPr>
        <w:t>disposition providentielle</w:t>
      </w:r>
      <w:r w:rsidR="00AC13AF" w:rsidRPr="00AE2F29">
        <w:rPr>
          <w:rFonts w:ascii="Times New Roman" w:eastAsia="宋体" w:hAnsi="Times New Roman" w:cs="Times New Roman"/>
          <w:sz w:val="21"/>
          <w:szCs w:val="21"/>
          <w:lang w:val="fr-FR"/>
          <w14:ligatures w14:val="none"/>
        </w:rPr>
        <w:t>）作用下，被铭刻在万物的本性之上。福音书中的寓言便是其范例。</w:t>
      </w:r>
    </w:p>
    <w:p w14:paraId="5DA6C9AE" w14:textId="2807F40C"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事实上，在诸机械关系</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这些关系构成了可感世界的秩序</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和</w:t>
      </w:r>
      <w:proofErr w:type="gramStart"/>
      <w:r w:rsidRPr="00AE2F29">
        <w:rPr>
          <w:rFonts w:ascii="Times New Roman" w:eastAsia="宋体" w:hAnsi="Times New Roman" w:cs="Times New Roman"/>
          <w:sz w:val="21"/>
          <w:szCs w:val="21"/>
          <w:lang w:val="fr-FR"/>
          <w14:ligatures w14:val="none"/>
        </w:rPr>
        <w:t>诸神圣</w:t>
      </w:r>
      <w:proofErr w:type="gramEnd"/>
      <w:r w:rsidRPr="00AE2F29">
        <w:rPr>
          <w:rFonts w:ascii="Times New Roman" w:eastAsia="宋体" w:hAnsi="Times New Roman" w:cs="Times New Roman"/>
          <w:sz w:val="21"/>
          <w:szCs w:val="21"/>
          <w:lang w:val="fr-FR"/>
          <w14:ligatures w14:val="none"/>
        </w:rPr>
        <w:t>真理之间存在着某种类比。支配大地上</w:t>
      </w:r>
      <w:r w:rsidR="001922EA">
        <w:rPr>
          <w:rFonts w:ascii="Times New Roman" w:eastAsia="宋体" w:hAnsi="Times New Roman" w:cs="Times New Roman" w:hint="eastAsia"/>
          <w:sz w:val="21"/>
          <w:szCs w:val="21"/>
          <w:lang w:val="fr-FR"/>
          <w14:ligatures w14:val="none"/>
        </w:rPr>
        <w:t>的</w:t>
      </w:r>
      <w:r w:rsidRPr="00AE2F29">
        <w:rPr>
          <w:rFonts w:ascii="Times New Roman" w:eastAsia="宋体" w:hAnsi="Times New Roman" w:cs="Times New Roman"/>
          <w:sz w:val="21"/>
          <w:szCs w:val="21"/>
          <w:lang w:val="fr-FR"/>
          <w14:ligatures w14:val="none"/>
        </w:rPr>
        <w:t>一切物质运动的重力，便是支配我们灵魂倾向的肉体依恋</w:t>
      </w:r>
      <w:r w:rsidR="00E16AEA" w:rsidRPr="00AE2F29">
        <w:rPr>
          <w:rFonts w:ascii="Times New Roman" w:eastAsia="宋体" w:hAnsi="Times New Roman" w:cs="Times New Roman"/>
          <w:sz w:val="21"/>
          <w:szCs w:val="21"/>
          <w:lang w:val="fr-FR"/>
          <w14:ligatures w14:val="none"/>
        </w:rPr>
        <w:t>（</w:t>
      </w:r>
      <w:r w:rsidR="00E16AEA" w:rsidRPr="00AE2F29">
        <w:rPr>
          <w:rFonts w:ascii="Times New Roman" w:eastAsia="宋体" w:hAnsi="Times New Roman" w:cs="Times New Roman"/>
          <w:sz w:val="21"/>
          <w:szCs w:val="21"/>
          <w:lang w:val="fr-FR"/>
          <w14:ligatures w14:val="none"/>
        </w:rPr>
        <w:t>attachement</w:t>
      </w:r>
      <w:r w:rsidR="00E16AEA"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的形象。唯一能够克服重力的力量是太阳能。正是这种能量降至地面，被植物吸收，使它们能够笔直地向上生长。通过进食，它渗入动物和人体之中；全靠它，我们才能够保持站立并举起重物。所有的机械能</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水流、煤炭，可能还有石油</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都来自太阳；是太阳使我们的引擎发动，使我们的飞机升空，就像它使鸟儿升空一样。我们无法寻得太阳能，而只能接收它。它从天而降。进入植物，来到深埋于黑暗土壤中的种子旁，在此，它将释放出的充沛肥力，激发向上的运动，令小麦或树木破土而出。</w:t>
      </w:r>
      <w:r w:rsidR="00997F50">
        <w:rPr>
          <w:rFonts w:ascii="Times New Roman" w:eastAsia="宋体" w:hAnsi="Times New Roman" w:cs="Times New Roman" w:hint="eastAsia"/>
          <w:sz w:val="21"/>
          <w:szCs w:val="21"/>
          <w:lang w:val="fr-FR"/>
          <w14:ligatures w14:val="none"/>
        </w:rPr>
        <w:t>就连</w:t>
      </w:r>
      <w:r w:rsidRPr="00AE2F29">
        <w:rPr>
          <w:rFonts w:ascii="Times New Roman" w:eastAsia="宋体" w:hAnsi="Times New Roman" w:cs="Times New Roman"/>
          <w:sz w:val="21"/>
          <w:szCs w:val="21"/>
          <w:lang w:val="fr-FR"/>
          <w14:ligatures w14:val="none"/>
        </w:rPr>
        <w:t>一根枯木，一道横梁，也是靠它保持着挺直；我们用</w:t>
      </w:r>
      <w:r w:rsidR="00997F50">
        <w:rPr>
          <w:rFonts w:ascii="Times New Roman" w:eastAsia="宋体" w:hAnsi="Times New Roman" w:cs="Times New Roman" w:hint="eastAsia"/>
          <w:sz w:val="21"/>
          <w:szCs w:val="21"/>
          <w:lang w:val="fr-FR"/>
          <w14:ligatures w14:val="none"/>
        </w:rPr>
        <w:t>它们</w:t>
      </w:r>
      <w:r w:rsidRPr="00AE2F29">
        <w:rPr>
          <w:rFonts w:ascii="Times New Roman" w:eastAsia="宋体" w:hAnsi="Times New Roman" w:cs="Times New Roman"/>
          <w:sz w:val="21"/>
          <w:szCs w:val="21"/>
          <w:lang w:val="fr-FR"/>
          <w14:ligatures w14:val="none"/>
        </w:rPr>
        <w:t>来建造居所。它降入我们低劣灵魂的</w:t>
      </w:r>
      <w:r w:rsidR="00997F50">
        <w:rPr>
          <w:rFonts w:ascii="Times New Roman" w:eastAsia="宋体" w:hAnsi="Times New Roman" w:cs="Times New Roman" w:hint="eastAsia"/>
          <w:sz w:val="21"/>
          <w:szCs w:val="21"/>
          <w:lang w:val="fr-FR"/>
          <w14:ligatures w14:val="none"/>
        </w:rPr>
        <w:t>幽暗</w:t>
      </w:r>
      <w:r w:rsidRPr="00AE2F29">
        <w:rPr>
          <w:rFonts w:ascii="Times New Roman" w:eastAsia="宋体" w:hAnsi="Times New Roman" w:cs="Times New Roman"/>
          <w:sz w:val="21"/>
          <w:szCs w:val="21"/>
          <w:lang w:val="fr-FR"/>
          <w14:ligatures w14:val="none"/>
        </w:rPr>
        <w:t>中，在其中构成</w:t>
      </w:r>
      <w:r w:rsidRPr="00AE2F29">
        <w:rPr>
          <w:rFonts w:ascii="Times New Roman" w:eastAsia="宋体" w:hAnsi="Times New Roman" w:cs="Times New Roman"/>
          <w:sz w:val="21"/>
          <w:szCs w:val="21"/>
          <w:lang w:val="fr-FR"/>
          <w14:ligatures w14:val="none"/>
        </w:rPr>
        <w:lastRenderedPageBreak/>
        <w:t>神恩，这一抗衡道德重力和邪恶倾向的唯一能量源泉的形象。</w:t>
      </w:r>
    </w:p>
    <w:p w14:paraId="629402AF" w14:textId="02735396"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农人的工作并非寻找或捕捉太阳能，而是把一切整顿得井井有条，好</w:t>
      </w:r>
      <w:proofErr w:type="gramStart"/>
      <w:r w:rsidRPr="00AE2F29">
        <w:rPr>
          <w:rFonts w:ascii="Times New Roman" w:eastAsia="宋体" w:hAnsi="Times New Roman" w:cs="Times New Roman"/>
          <w:sz w:val="21"/>
          <w:szCs w:val="21"/>
          <w:lang w:val="fr-FR"/>
          <w14:ligatures w14:val="none"/>
        </w:rPr>
        <w:t>让能够</w:t>
      </w:r>
      <w:proofErr w:type="gramEnd"/>
      <w:r w:rsidRPr="00AE2F29">
        <w:rPr>
          <w:rFonts w:ascii="Times New Roman" w:eastAsia="宋体" w:hAnsi="Times New Roman" w:cs="Times New Roman"/>
          <w:sz w:val="21"/>
          <w:szCs w:val="21"/>
          <w:lang w:val="fr-FR"/>
          <w14:ligatures w14:val="none"/>
        </w:rPr>
        <w:t>捕捉太阳能并将其输送给我们的植物在最佳的状态下工作。他为这项工作付出的努力并不来自他自己，而是来自食物提供的能量，即那些蕴藏在植物和受植物滋养的动物的肉中的太阳能。同样，除了让灵魂为领受神</w:t>
      </w:r>
      <w:proofErr w:type="gramStart"/>
      <w:r w:rsidRPr="00AE2F29">
        <w:rPr>
          <w:rFonts w:ascii="Times New Roman" w:eastAsia="宋体" w:hAnsi="Times New Roman" w:cs="Times New Roman"/>
          <w:sz w:val="21"/>
          <w:szCs w:val="21"/>
          <w:lang w:val="fr-FR"/>
          <w14:ligatures w14:val="none"/>
        </w:rPr>
        <w:t>恩做好</w:t>
      </w:r>
      <w:proofErr w:type="gramEnd"/>
      <w:r w:rsidRPr="00AE2F29">
        <w:rPr>
          <w:rFonts w:ascii="Times New Roman" w:eastAsia="宋体" w:hAnsi="Times New Roman" w:cs="Times New Roman"/>
          <w:sz w:val="21"/>
          <w:szCs w:val="21"/>
          <w:lang w:val="fr-FR"/>
          <w14:ligatures w14:val="none"/>
        </w:rPr>
        <w:t>准备之外，我们别无其他向善的努力，而这种努力所必须的能量也同样</w:t>
      </w:r>
      <w:r w:rsidR="00D520BC">
        <w:rPr>
          <w:rFonts w:ascii="Times New Roman" w:eastAsia="宋体" w:hAnsi="Times New Roman" w:cs="Times New Roman" w:hint="eastAsia"/>
          <w:sz w:val="21"/>
          <w:szCs w:val="21"/>
          <w:lang w:val="fr-FR"/>
          <w14:ligatures w14:val="none"/>
        </w:rPr>
        <w:t>是</w:t>
      </w:r>
      <w:r w:rsidRPr="00AE2F29">
        <w:rPr>
          <w:rFonts w:ascii="Times New Roman" w:eastAsia="宋体" w:hAnsi="Times New Roman" w:cs="Times New Roman"/>
          <w:sz w:val="21"/>
          <w:szCs w:val="21"/>
          <w:lang w:val="fr-FR"/>
          <w14:ligatures w14:val="none"/>
        </w:rPr>
        <w:t>由神</w:t>
      </w:r>
      <w:proofErr w:type="gramStart"/>
      <w:r w:rsidRPr="00AE2F29">
        <w:rPr>
          <w:rFonts w:ascii="Times New Roman" w:eastAsia="宋体" w:hAnsi="Times New Roman" w:cs="Times New Roman"/>
          <w:sz w:val="21"/>
          <w:szCs w:val="21"/>
          <w:lang w:val="fr-FR"/>
          <w14:ligatures w14:val="none"/>
        </w:rPr>
        <w:t>恩提供</w:t>
      </w:r>
      <w:proofErr w:type="gramEnd"/>
      <w:r w:rsidRPr="00AE2F29">
        <w:rPr>
          <w:rFonts w:ascii="Times New Roman" w:eastAsia="宋体" w:hAnsi="Times New Roman" w:cs="Times New Roman"/>
          <w:sz w:val="21"/>
          <w:szCs w:val="21"/>
          <w:lang w:val="fr-FR"/>
          <w14:ligatures w14:val="none"/>
        </w:rPr>
        <w:t>的。</w:t>
      </w:r>
    </w:p>
    <w:p w14:paraId="6337D1AF" w14:textId="0740EAAB"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一</w:t>
      </w:r>
      <w:r w:rsidR="00DD2CDC">
        <w:rPr>
          <w:rFonts w:ascii="Times New Roman" w:eastAsia="宋体" w:hAnsi="Times New Roman" w:cs="Times New Roman" w:hint="eastAsia"/>
          <w:sz w:val="21"/>
          <w:szCs w:val="21"/>
          <w:lang w:val="fr-FR"/>
          <w14:ligatures w14:val="none"/>
        </w:rPr>
        <w:t>位</w:t>
      </w:r>
      <w:r w:rsidRPr="00AE2F29">
        <w:rPr>
          <w:rFonts w:ascii="Times New Roman" w:eastAsia="宋体" w:hAnsi="Times New Roman" w:cs="Times New Roman"/>
          <w:sz w:val="21"/>
          <w:szCs w:val="21"/>
          <w:lang w:val="fr-FR"/>
          <w14:ligatures w14:val="none"/>
        </w:rPr>
        <w:t>农人就像一个演员，在呈现上帝与造物之关系的神圣戏剧中扮演着永恒的角色。</w:t>
      </w:r>
    </w:p>
    <w:p w14:paraId="6F7405CE" w14:textId="77777777"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人类无法获得的不仅是太阳能的来源，还有将太阳能转化为养分的力量。现代科学认为，这种力量存在于被称为叶绿素的植物组织中；古代人说的是汁液，而非叶绿素，但两者是同一回事。正如太阳是上帝的形象，植物的汁液也是圣子的形象，中保的形象，它捕获太阳能，使草木违反重力向上生长，并将自身献给我们，供我们嚼碎和消化，以滋养我们的生命。农人的全部工作就是为这一形象服务。</w:t>
      </w:r>
    </w:p>
    <w:p w14:paraId="510FAADE" w14:textId="34E2B359"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此般诗意必须以永恒之光萦绕田间的一切劳作。否则，便会有一种单调乏味，使人变得愚钝、绝望，或转而寻求最为低劣的满足；因为缺乏目标</w:t>
      </w:r>
      <w:r w:rsidR="00C25182">
        <w:rPr>
          <w:rFonts w:ascii="Times New Roman" w:eastAsia="宋体" w:hAnsi="Times New Roman" w:cs="Times New Roman" w:hint="eastAsia"/>
          <w:sz w:val="21"/>
          <w:szCs w:val="21"/>
          <w:lang w:val="fr-FR"/>
          <w14:ligatures w14:val="none"/>
        </w:rPr>
        <w:t>无疑</w:t>
      </w:r>
      <w:r w:rsidRPr="00AE2F29">
        <w:rPr>
          <w:rFonts w:ascii="Times New Roman" w:eastAsia="宋体" w:hAnsi="Times New Roman" w:cs="Times New Roman"/>
          <w:sz w:val="21"/>
          <w:szCs w:val="21"/>
          <w:lang w:val="fr-FR"/>
          <w14:ligatures w14:val="none"/>
        </w:rPr>
        <w:t>是一切人类境况的</w:t>
      </w:r>
      <w:r w:rsidR="00956DAF">
        <w:rPr>
          <w:rFonts w:ascii="Times New Roman" w:eastAsia="宋体" w:hAnsi="Times New Roman" w:cs="Times New Roman" w:hint="eastAsia"/>
          <w:sz w:val="21"/>
          <w:szCs w:val="21"/>
          <w:lang w:val="fr-FR"/>
          <w14:ligatures w14:val="none"/>
        </w:rPr>
        <w:t>灾祸</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malheur</w:t>
      </w:r>
      <w:r w:rsidRPr="00AE2F29">
        <w:rPr>
          <w:rFonts w:ascii="Times New Roman" w:eastAsia="宋体" w:hAnsi="Times New Roman" w:cs="Times New Roman"/>
          <w:sz w:val="21"/>
          <w:szCs w:val="21"/>
          <w:lang w:val="fr-FR"/>
          <w14:ligatures w14:val="none"/>
        </w:rPr>
        <w:t>）。人们拼命工作是为了</w:t>
      </w:r>
      <w:r w:rsidR="00C25182">
        <w:rPr>
          <w:rFonts w:ascii="Times New Roman" w:eastAsia="宋体" w:hAnsi="Times New Roman" w:cs="Times New Roman" w:hint="eastAsia"/>
          <w:sz w:val="21"/>
          <w:szCs w:val="21"/>
          <w:lang w:val="fr-FR"/>
          <w14:ligatures w14:val="none"/>
        </w:rPr>
        <w:t>填饱肚子</w:t>
      </w:r>
      <w:r w:rsidRPr="00AE2F29">
        <w:rPr>
          <w:rFonts w:ascii="Times New Roman" w:eastAsia="宋体" w:hAnsi="Times New Roman" w:cs="Times New Roman"/>
          <w:sz w:val="21"/>
          <w:szCs w:val="21"/>
          <w:lang w:val="fr-FR"/>
          <w14:ligatures w14:val="none"/>
        </w:rPr>
        <w:t>，</w:t>
      </w:r>
      <w:r w:rsidR="00C25182">
        <w:rPr>
          <w:rFonts w:ascii="Times New Roman" w:eastAsia="宋体" w:hAnsi="Times New Roman" w:cs="Times New Roman" w:hint="eastAsia"/>
          <w:sz w:val="21"/>
          <w:szCs w:val="21"/>
          <w:lang w:val="fr-FR"/>
          <w14:ligatures w14:val="none"/>
        </w:rPr>
        <w:t>填饱肚子</w:t>
      </w:r>
      <w:r w:rsidRPr="00AE2F29">
        <w:rPr>
          <w:rFonts w:ascii="Times New Roman" w:eastAsia="宋体" w:hAnsi="Times New Roman" w:cs="Times New Roman"/>
          <w:sz w:val="21"/>
          <w:szCs w:val="21"/>
          <w:lang w:val="fr-FR"/>
          <w14:ligatures w14:val="none"/>
        </w:rPr>
        <w:t>是为了有力气工作，终年操劳后，一切都毫无改变</w:t>
      </w:r>
      <w:r w:rsidR="009F44C3">
        <w:rPr>
          <w:rFonts w:ascii="Times New Roman" w:eastAsia="宋体" w:hAnsi="Times New Roman" w:cs="Times New Roman" w:hint="eastAsia"/>
          <w:sz w:val="21"/>
          <w:szCs w:val="21"/>
          <w:lang w:val="fr-FR"/>
          <w14:ligatures w14:val="none"/>
        </w:rPr>
        <w:t>，</w:t>
      </w:r>
      <w:r w:rsidRPr="00AE2F29">
        <w:rPr>
          <w:rFonts w:ascii="Times New Roman" w:eastAsia="宋体" w:hAnsi="Times New Roman" w:cs="Times New Roman"/>
          <w:sz w:val="21"/>
          <w:szCs w:val="21"/>
          <w:lang w:val="fr-FR"/>
          <w14:ligatures w14:val="none"/>
        </w:rPr>
        <w:t>在原地打转。若无神圣的光照，单调的生活便是无法忍受的。但</w:t>
      </w:r>
      <w:r w:rsidR="009F44C3">
        <w:rPr>
          <w:rFonts w:ascii="Times New Roman" w:eastAsia="宋体" w:hAnsi="Times New Roman" w:cs="Times New Roman" w:hint="eastAsia"/>
          <w:sz w:val="21"/>
          <w:szCs w:val="21"/>
          <w:lang w:val="fr-FR"/>
          <w14:ligatures w14:val="none"/>
        </w:rPr>
        <w:t>也</w:t>
      </w:r>
      <w:r w:rsidRPr="00AE2F29">
        <w:rPr>
          <w:rFonts w:ascii="Times New Roman" w:eastAsia="宋体" w:hAnsi="Times New Roman" w:cs="Times New Roman"/>
          <w:sz w:val="21"/>
          <w:szCs w:val="21"/>
          <w:lang w:val="fr-FR"/>
          <w14:ligatures w14:val="none"/>
        </w:rPr>
        <w:t>正因如此，单调的生活更加有利于</w:t>
      </w:r>
      <w:r w:rsidR="009E7B8E">
        <w:rPr>
          <w:rFonts w:ascii="Times New Roman" w:eastAsia="宋体" w:hAnsi="Times New Roman" w:cs="Times New Roman" w:hint="eastAsia"/>
          <w:sz w:val="21"/>
          <w:szCs w:val="21"/>
          <w:lang w:val="fr-FR"/>
          <w14:ligatures w14:val="none"/>
        </w:rPr>
        <w:t>得救</w:t>
      </w:r>
      <w:r w:rsidRPr="00AE2F29">
        <w:rPr>
          <w:rFonts w:ascii="Times New Roman" w:eastAsia="宋体" w:hAnsi="Times New Roman" w:cs="Times New Roman"/>
          <w:sz w:val="21"/>
          <w:szCs w:val="21"/>
          <w:lang w:val="fr-FR"/>
          <w14:ligatures w14:val="none"/>
        </w:rPr>
        <w:t>。</w:t>
      </w:r>
    </w:p>
    <w:p w14:paraId="611AEA60" w14:textId="77777777" w:rsidR="00AC13AF" w:rsidRPr="003936D2" w:rsidRDefault="00AC13AF" w:rsidP="009900D1">
      <w:pPr>
        <w:spacing w:after="0" w:line="360" w:lineRule="auto"/>
        <w:ind w:firstLineChars="200" w:firstLine="440"/>
        <w:jc w:val="both"/>
        <w:rPr>
          <w:rFonts w:ascii="Times New Roman" w:eastAsia="宋体" w:hAnsi="Times New Roman"/>
          <w:lang w:val="fr-FR"/>
          <w14:ligatures w14:val="none"/>
        </w:rPr>
      </w:pPr>
    </w:p>
    <w:p w14:paraId="609E5C02" w14:textId="77777777" w:rsidR="00AC13AF" w:rsidRPr="00AE2F29" w:rsidRDefault="00AC13AF" w:rsidP="009900D1">
      <w:pPr>
        <w:spacing w:after="0" w:line="360" w:lineRule="auto"/>
        <w:ind w:firstLineChars="200" w:firstLine="440"/>
        <w:jc w:val="both"/>
        <w:rPr>
          <w:rFonts w:ascii="Times New Roman" w:eastAsia="宋体" w:hAnsi="Times New Roman"/>
          <w:lang w:val="fr-FR"/>
          <w14:ligatures w14:val="none"/>
        </w:rPr>
      </w:pPr>
    </w:p>
    <w:p w14:paraId="363CB196" w14:textId="62DF7529" w:rsidR="00AC13AF" w:rsidRPr="00AE2F29" w:rsidRDefault="00AC13AF" w:rsidP="006B5E3B">
      <w:pPr>
        <w:pStyle w:val="1"/>
        <w:rPr>
          <w:rFonts w:ascii="宋体" w:eastAsia="宋体" w:hAnsi="宋体" w:hint="eastAsia"/>
          <w:color w:val="auto"/>
          <w:sz w:val="21"/>
          <w:szCs w:val="21"/>
          <w:lang w:val="fr-FR"/>
        </w:rPr>
      </w:pPr>
      <w:bookmarkStart w:id="11" w:name="_Toc198218928"/>
      <w:r w:rsidRPr="00AE2F29">
        <w:rPr>
          <w:rFonts w:ascii="宋体" w:eastAsia="宋体" w:hAnsi="宋体"/>
          <w:color w:val="auto"/>
          <w:sz w:val="21"/>
          <w:szCs w:val="21"/>
          <w:lang w:val="fr-FR"/>
        </w:rPr>
        <w:t>关于上帝之爱的无序</w:t>
      </w:r>
      <w:r w:rsidR="00B50169" w:rsidRPr="00AE2F29">
        <w:rPr>
          <w:rFonts w:ascii="宋体" w:eastAsia="宋体" w:hAnsi="宋体"/>
          <w:color w:val="auto"/>
          <w:sz w:val="21"/>
          <w:szCs w:val="21"/>
          <w:lang w:val="fr-FR"/>
        </w:rPr>
        <w:t>反思</w:t>
      </w:r>
      <w:bookmarkEnd w:id="11"/>
    </w:p>
    <w:p w14:paraId="55061136" w14:textId="5B7DE1D2" w:rsidR="00B50169" w:rsidRPr="00AE2F29" w:rsidRDefault="00B50169" w:rsidP="00B50169">
      <w:pPr>
        <w:spacing w:after="0" w:line="360" w:lineRule="auto"/>
        <w:ind w:firstLineChars="200" w:firstLine="400"/>
        <w:jc w:val="both"/>
        <w:rPr>
          <w:rFonts w:ascii="Times New Roman" w:eastAsia="宋体" w:hAnsi="Times New Roman" w:cs="Times New Roman"/>
          <w:sz w:val="20"/>
          <w:szCs w:val="20"/>
          <w:lang w:val="fr-FR"/>
          <w14:ligatures w14:val="none"/>
        </w:rPr>
      </w:pPr>
      <w:r w:rsidRPr="00AE2F29">
        <w:rPr>
          <w:rFonts w:ascii="Times New Roman" w:eastAsia="宋体" w:hAnsi="Times New Roman" w:cs="Times New Roman"/>
          <w:sz w:val="20"/>
          <w:szCs w:val="20"/>
          <w:lang w:val="fr-FR"/>
          <w14:ligatures w14:val="none"/>
        </w:rPr>
        <w:t>[</w:t>
      </w:r>
      <w:proofErr w:type="gramStart"/>
      <w:r w:rsidRPr="00AE2F29">
        <w:rPr>
          <w:rFonts w:ascii="Times New Roman" w:eastAsia="宋体" w:hAnsi="Times New Roman" w:cs="Times New Roman"/>
          <w:sz w:val="20"/>
          <w:szCs w:val="20"/>
          <w:lang w:val="fr-FR"/>
          <w14:ligatures w14:val="none"/>
        </w:rPr>
        <w:t>译按</w:t>
      </w:r>
      <w:proofErr w:type="gramEnd"/>
      <w:r w:rsidRPr="00AE2F29">
        <w:rPr>
          <w:rFonts w:ascii="Times New Roman" w:eastAsia="宋体" w:hAnsi="Times New Roman" w:cs="Times New Roman"/>
          <w:sz w:val="20"/>
          <w:szCs w:val="20"/>
          <w:lang w:val="fr-FR"/>
          <w14:ligatures w14:val="none"/>
        </w:rPr>
        <w:t>]</w:t>
      </w:r>
      <w:r w:rsidR="007D1036" w:rsidRPr="00AE2F29">
        <w:rPr>
          <w:rFonts w:ascii="Times New Roman" w:eastAsia="宋体" w:hAnsi="Times New Roman" w:cs="Times New Roman"/>
          <w:sz w:val="21"/>
          <w:szCs w:val="21"/>
          <w:lang w:val="fr-FR"/>
          <w14:ligatures w14:val="none"/>
        </w:rPr>
        <w:t>本文</w:t>
      </w:r>
      <w:r w:rsidRPr="00AE2F29">
        <w:rPr>
          <w:rFonts w:ascii="Times New Roman" w:eastAsia="宋体" w:hAnsi="Times New Roman" w:cs="Times New Roman"/>
          <w:sz w:val="21"/>
          <w:szCs w:val="21"/>
          <w:lang w:val="fr-FR"/>
          <w14:ligatures w14:val="none"/>
        </w:rPr>
        <w:t>原标题为</w:t>
      </w:r>
      <w:r w:rsidR="000778E3" w:rsidRPr="00AE2F29">
        <w:rPr>
          <w:rFonts w:ascii="Times New Roman" w:eastAsia="宋体" w:hAnsi="Times New Roman" w:cs="Times New Roman"/>
          <w:i/>
          <w:iCs/>
          <w:sz w:val="21"/>
          <w:szCs w:val="21"/>
          <w:lang w:val="fr-FR"/>
          <w14:ligatures w14:val="none"/>
        </w:rPr>
        <w:t>Réflexions sans Ordre sur l'amour de Dieu</w:t>
      </w:r>
      <w:r w:rsidR="00FD19B4" w:rsidRPr="00AE2F29">
        <w:rPr>
          <w:rFonts w:ascii="Times New Roman" w:eastAsia="宋体" w:hAnsi="Times New Roman" w:cs="Times New Roman"/>
          <w:sz w:val="21"/>
          <w:szCs w:val="21"/>
          <w:lang w:val="fr-FR"/>
          <w14:ligatures w14:val="none"/>
        </w:rPr>
        <w:t>，与</w:t>
      </w:r>
      <w:r w:rsidR="00FD19B4" w:rsidRPr="00AE2F29">
        <w:rPr>
          <w:rFonts w:ascii="Times New Roman" w:eastAsia="宋体" w:hAnsi="Times New Roman" w:cs="Times New Roman"/>
          <w:i/>
          <w:iCs/>
          <w:sz w:val="21"/>
          <w:szCs w:val="21"/>
          <w:lang w:val="fr-FR"/>
          <w14:ligatures w14:val="none"/>
        </w:rPr>
        <w:t>Pensées sans Ordre Cocernant l’amour de Dieu</w:t>
      </w:r>
      <w:r w:rsidR="00C60B61" w:rsidRPr="00AE2F29">
        <w:rPr>
          <w:rFonts w:ascii="Times New Roman" w:eastAsia="宋体" w:hAnsi="Times New Roman" w:cs="Times New Roman"/>
          <w:sz w:val="21"/>
          <w:szCs w:val="21"/>
          <w:lang w:val="fr-FR"/>
          <w14:ligatures w14:val="none"/>
        </w:rPr>
        <w:t>写于同一时期</w:t>
      </w:r>
      <w:r w:rsidRPr="00AE2F29">
        <w:rPr>
          <w:rFonts w:ascii="Times New Roman" w:eastAsia="宋体" w:hAnsi="Times New Roman" w:cs="Times New Roman"/>
          <w:sz w:val="21"/>
          <w:szCs w:val="21"/>
          <w:lang w:val="fr-FR"/>
          <w14:ligatures w14:val="none"/>
        </w:rPr>
        <w:t>。</w:t>
      </w:r>
      <w:r w:rsidR="007D1036" w:rsidRPr="00AE2F29">
        <w:rPr>
          <w:rFonts w:ascii="Times New Roman" w:eastAsia="宋体" w:hAnsi="Times New Roman" w:cs="Times New Roman"/>
          <w:sz w:val="21"/>
          <w:szCs w:val="21"/>
          <w:lang w:val="fr-FR"/>
          <w14:ligatures w14:val="none"/>
        </w:rPr>
        <w:t>此处译文</w:t>
      </w:r>
      <w:r w:rsidRPr="00AE2F29">
        <w:rPr>
          <w:rFonts w:ascii="Times New Roman" w:eastAsia="宋体" w:hAnsi="Times New Roman" w:cs="Times New Roman"/>
          <w:sz w:val="21"/>
          <w:szCs w:val="21"/>
          <w:lang w:val="fr-FR"/>
          <w14:ligatures w14:val="none"/>
        </w:rPr>
        <w:t>根据</w:t>
      </w:r>
      <w:r w:rsidRPr="00AE2F29">
        <w:rPr>
          <w:rFonts w:ascii="Times New Roman" w:eastAsia="宋体" w:hAnsi="Times New Roman" w:cs="Times New Roman"/>
          <w:i/>
          <w:iCs/>
          <w:sz w:val="21"/>
          <w:szCs w:val="21"/>
          <w:lang w:val="fr-FR"/>
          <w14:ligatures w14:val="none"/>
        </w:rPr>
        <w:t>Pensées sans Ordre Cocernant l</w:t>
      </w:r>
      <w:proofErr w:type="gramStart"/>
      <w:r w:rsidRPr="00AE2F29">
        <w:rPr>
          <w:rFonts w:ascii="Times New Roman" w:eastAsia="宋体" w:hAnsi="Times New Roman" w:cs="Times New Roman"/>
          <w:i/>
          <w:iCs/>
          <w:sz w:val="21"/>
          <w:szCs w:val="21"/>
          <w:lang w:val="fr-FR"/>
          <w14:ligatures w14:val="none"/>
        </w:rPr>
        <w:t>’</w:t>
      </w:r>
      <w:proofErr w:type="gramEnd"/>
      <w:r w:rsidRPr="00AE2F29">
        <w:rPr>
          <w:rFonts w:ascii="Times New Roman" w:eastAsia="宋体" w:hAnsi="Times New Roman" w:cs="Times New Roman"/>
          <w:i/>
          <w:iCs/>
          <w:sz w:val="21"/>
          <w:szCs w:val="21"/>
          <w:lang w:val="fr-FR"/>
          <w14:ligatures w14:val="none"/>
        </w:rPr>
        <w:t>amour de Dieu</w:t>
      </w:r>
      <w:r w:rsidRPr="00AE2F29">
        <w:rPr>
          <w:rFonts w:ascii="Times New Roman" w:eastAsia="宋体" w:hAnsi="Times New Roman" w:cs="Times New Roman"/>
          <w:sz w:val="21"/>
          <w:szCs w:val="21"/>
          <w:lang w:val="fr-FR"/>
          <w14:ligatures w14:val="none"/>
        </w:rPr>
        <w:t>,</w:t>
      </w:r>
      <w:r w:rsidR="009D6B5A" w:rsidRPr="00AE2F29">
        <w:rPr>
          <w:lang w:val="fr-FR"/>
        </w:rPr>
        <w:t xml:space="preserve"> </w:t>
      </w:r>
      <w:r w:rsidR="009D6B5A" w:rsidRPr="00AE2F29">
        <w:rPr>
          <w:rFonts w:ascii="Times New Roman" w:eastAsia="宋体" w:hAnsi="Times New Roman" w:cs="Times New Roman"/>
          <w:sz w:val="21"/>
          <w:szCs w:val="21"/>
          <w:lang w:val="fr-FR"/>
          <w14:ligatures w14:val="none"/>
        </w:rPr>
        <w:t xml:space="preserve">Gallimard, </w:t>
      </w:r>
      <w:r w:rsidRPr="00AE2F29">
        <w:rPr>
          <w:rFonts w:ascii="Times New Roman" w:eastAsia="宋体" w:hAnsi="Times New Roman" w:cs="Times New Roman"/>
          <w:sz w:val="21"/>
          <w:szCs w:val="21"/>
          <w:lang w:val="fr-FR"/>
          <w14:ligatures w14:val="none"/>
        </w:rPr>
        <w:t>1962</w:t>
      </w:r>
      <w:r w:rsidRPr="00AE2F29">
        <w:rPr>
          <w:rFonts w:ascii="Times New Roman" w:eastAsia="宋体" w:hAnsi="Times New Roman" w:cs="Times New Roman"/>
          <w:sz w:val="21"/>
          <w:szCs w:val="21"/>
          <w:lang w:val="fr-FR"/>
          <w14:ligatures w14:val="none"/>
        </w:rPr>
        <w:t>中收录的法语原文译出，并参考了</w:t>
      </w:r>
      <w:r w:rsidRPr="00AE2F29">
        <w:rPr>
          <w:rFonts w:ascii="Times New Roman" w:eastAsia="宋体" w:hAnsi="Times New Roman" w:cs="Times New Roman"/>
          <w:sz w:val="21"/>
          <w:szCs w:val="21"/>
          <w:lang w:val="fr-FR"/>
          <w14:ligatures w14:val="none"/>
        </w:rPr>
        <w:t>Richard Rees</w:t>
      </w:r>
      <w:r w:rsidRPr="00AE2F29">
        <w:rPr>
          <w:rFonts w:ascii="Times New Roman" w:eastAsia="宋体" w:hAnsi="Times New Roman" w:cs="Times New Roman"/>
          <w:sz w:val="21"/>
          <w:szCs w:val="21"/>
          <w:lang w:val="fr-FR"/>
          <w14:ligatures w14:val="none"/>
        </w:rPr>
        <w:t>的英译本（</w:t>
      </w:r>
      <w:r w:rsidRPr="00AE2F29">
        <w:rPr>
          <w:rFonts w:ascii="Times New Roman" w:eastAsia="宋体" w:hAnsi="Times New Roman" w:cs="Times New Roman"/>
          <w:i/>
          <w:iCs/>
          <w:sz w:val="21"/>
          <w:szCs w:val="21"/>
          <w:lang w:val="fr-FR"/>
          <w14:ligatures w14:val="none"/>
        </w:rPr>
        <w:t>On Science, Necessity and the Love of God</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Oxford University Press, 1968</w:t>
      </w:r>
      <w:r w:rsidRPr="00AE2F29">
        <w:rPr>
          <w:rFonts w:ascii="Times New Roman" w:eastAsia="宋体" w:hAnsi="Times New Roman" w:cs="Times New Roman"/>
          <w:sz w:val="21"/>
          <w:szCs w:val="21"/>
          <w:lang w:val="fr-FR"/>
          <w14:ligatures w14:val="none"/>
        </w:rPr>
        <w:t>）。</w:t>
      </w:r>
    </w:p>
    <w:p w14:paraId="5175A0CE" w14:textId="77777777" w:rsidR="00AC13AF" w:rsidRPr="00AE2F29" w:rsidRDefault="00AC13AF" w:rsidP="009900D1">
      <w:pPr>
        <w:spacing w:after="0" w:line="360" w:lineRule="auto"/>
        <w:ind w:firstLineChars="200" w:firstLine="440"/>
        <w:jc w:val="both"/>
        <w:rPr>
          <w:rFonts w:ascii="Times New Roman" w:eastAsia="宋体" w:hAnsi="Times New Roman"/>
          <w:lang w:val="fr-FR"/>
          <w14:ligatures w14:val="none"/>
        </w:rPr>
      </w:pPr>
    </w:p>
    <w:p w14:paraId="28A6EC75" w14:textId="5DC23058"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我们的存在本身，在每一时刻，都以上帝对我们的爱作为材料和</w:t>
      </w:r>
      <w:r w:rsidR="00820A5C">
        <w:rPr>
          <w:rFonts w:ascii="Times New Roman" w:eastAsia="宋体" w:hAnsi="Times New Roman" w:cs="Times New Roman" w:hint="eastAsia"/>
          <w:sz w:val="21"/>
          <w:szCs w:val="21"/>
          <w:lang w:val="fr-FR"/>
          <w14:ligatures w14:val="none"/>
        </w:rPr>
        <w:t>实底</w:t>
      </w:r>
      <w:r w:rsidRPr="00AE2F29">
        <w:rPr>
          <w:rFonts w:ascii="Times New Roman" w:eastAsia="宋体" w:hAnsi="Times New Roman" w:cs="Times New Roman"/>
          <w:sz w:val="21"/>
          <w:szCs w:val="21"/>
          <w:lang w:val="fr-FR"/>
          <w14:ligatures w14:val="none"/>
        </w:rPr>
        <w:t>。令我们得以生存的上帝的创造之爱不仅是极度的慷慨</w:t>
      </w:r>
      <w:r w:rsidR="00820A5C">
        <w:rPr>
          <w:rFonts w:ascii="Times New Roman" w:eastAsia="宋体" w:hAnsi="Times New Roman" w:cs="Times New Roman" w:hint="eastAsia"/>
          <w:sz w:val="21"/>
          <w:szCs w:val="21"/>
          <w:lang w:val="fr-FR"/>
          <w14:ligatures w14:val="none"/>
        </w:rPr>
        <w:t>，而且是</w:t>
      </w:r>
      <w:r w:rsidRPr="00AE2F29">
        <w:rPr>
          <w:rFonts w:ascii="Times New Roman" w:eastAsia="宋体" w:hAnsi="Times New Roman" w:cs="Times New Roman"/>
          <w:sz w:val="21"/>
          <w:szCs w:val="21"/>
          <w:lang w:val="fr-FR"/>
          <w14:ligatures w14:val="none"/>
        </w:rPr>
        <w:t>弃绝和牺牲。不</w:t>
      </w:r>
      <w:r w:rsidR="00820A5C">
        <w:rPr>
          <w:rFonts w:ascii="Times New Roman" w:eastAsia="宋体" w:hAnsi="Times New Roman" w:cs="Times New Roman" w:hint="eastAsia"/>
          <w:sz w:val="21"/>
          <w:szCs w:val="21"/>
          <w:lang w:val="fr-FR"/>
          <w14:ligatures w14:val="none"/>
        </w:rPr>
        <w:t>单</w:t>
      </w:r>
      <w:r w:rsidRPr="00AE2F29">
        <w:rPr>
          <w:rFonts w:ascii="Times New Roman" w:eastAsia="宋体" w:hAnsi="Times New Roman" w:cs="Times New Roman"/>
          <w:sz w:val="21"/>
          <w:szCs w:val="21"/>
          <w:lang w:val="fr-FR"/>
          <w14:ligatures w14:val="none"/>
        </w:rPr>
        <w:t>受难，创世本身也是上帝的弃绝和牺牲。受难只是它的完成。作为造物主的上帝已经倾空了他的神圣。取了奴仆的样式。顺从于必然。自我降</w:t>
      </w:r>
      <w:proofErr w:type="gramStart"/>
      <w:r w:rsidRPr="00AE2F29">
        <w:rPr>
          <w:rFonts w:ascii="Times New Roman" w:eastAsia="宋体" w:hAnsi="Times New Roman" w:cs="Times New Roman"/>
          <w:sz w:val="21"/>
          <w:szCs w:val="21"/>
          <w:lang w:val="fr-FR"/>
          <w14:ligatures w14:val="none"/>
        </w:rPr>
        <w:t>卑</w:t>
      </w:r>
      <w:proofErr w:type="gramEnd"/>
      <w:r w:rsidRPr="00AE2F29">
        <w:rPr>
          <w:rFonts w:ascii="Times New Roman" w:eastAsia="宋体" w:hAnsi="Times New Roman" w:cs="Times New Roman"/>
          <w:sz w:val="21"/>
          <w:szCs w:val="21"/>
          <w:lang w:val="fr-FR"/>
          <w14:ligatures w14:val="none"/>
        </w:rPr>
        <w:t>。</w:t>
      </w:r>
      <w:r w:rsidR="009526EE">
        <w:rPr>
          <w:rFonts w:ascii="Times New Roman" w:eastAsia="宋体" w:hAnsi="Times New Roman" w:cs="Times New Roman" w:hint="eastAsia"/>
          <w:sz w:val="21"/>
          <w:szCs w:val="21"/>
          <w:lang w:val="fr-FR"/>
          <w14:ligatures w14:val="none"/>
        </w:rPr>
        <w:t>祂</w:t>
      </w:r>
      <w:r w:rsidRPr="00AE2F29">
        <w:rPr>
          <w:rFonts w:ascii="Times New Roman" w:eastAsia="宋体" w:hAnsi="Times New Roman" w:cs="Times New Roman"/>
          <w:sz w:val="21"/>
          <w:szCs w:val="21"/>
          <w:lang w:val="fr-FR"/>
          <w14:ligatures w14:val="none"/>
        </w:rPr>
        <w:t>的爱</w:t>
      </w:r>
      <w:r w:rsidR="00A509C1">
        <w:rPr>
          <w:rFonts w:ascii="Times New Roman" w:eastAsia="宋体" w:hAnsi="Times New Roman" w:cs="Times New Roman" w:hint="eastAsia"/>
          <w:sz w:val="21"/>
          <w:szCs w:val="21"/>
          <w:lang w:val="fr-FR"/>
          <w14:ligatures w14:val="none"/>
        </w:rPr>
        <w:t>实存着，但</w:t>
      </w:r>
      <w:r w:rsidRPr="00AE2F29">
        <w:rPr>
          <w:rFonts w:ascii="Times New Roman" w:eastAsia="宋体" w:hAnsi="Times New Roman" w:cs="Times New Roman"/>
          <w:sz w:val="21"/>
          <w:szCs w:val="21"/>
          <w:lang w:val="fr-FR"/>
          <w14:ligatures w14:val="none"/>
        </w:rPr>
        <w:t>外在于他自身</w:t>
      </w:r>
      <w:r w:rsidR="00A509C1">
        <w:rPr>
          <w:rFonts w:ascii="Times New Roman" w:eastAsia="宋体" w:hAnsi="Times New Roman" w:cs="Times New Roman" w:hint="eastAsia"/>
          <w:sz w:val="21"/>
          <w:szCs w:val="21"/>
          <w:lang w:val="fr-FR"/>
          <w14:ligatures w14:val="none"/>
        </w:rPr>
        <w:t>，外在于</w:t>
      </w:r>
      <w:r w:rsidR="0083631B">
        <w:rPr>
          <w:rFonts w:ascii="Times New Roman" w:eastAsia="宋体" w:hAnsi="Times New Roman" w:cs="Times New Roman" w:hint="eastAsia"/>
          <w:sz w:val="21"/>
          <w:szCs w:val="21"/>
          <w:lang w:val="fr-FR"/>
          <w14:ligatures w14:val="none"/>
        </w:rPr>
        <w:t>那些</w:t>
      </w:r>
      <w:r w:rsidR="00E3285C">
        <w:rPr>
          <w:rFonts w:ascii="Times New Roman" w:eastAsia="宋体" w:hAnsi="Times New Roman" w:cs="Times New Roman" w:hint="eastAsia"/>
          <w:sz w:val="21"/>
          <w:szCs w:val="21"/>
          <w:lang w:val="fr-FR"/>
          <w14:ligatures w14:val="none"/>
        </w:rPr>
        <w:t>善良、</w:t>
      </w:r>
      <w:r w:rsidRPr="00AE2F29">
        <w:rPr>
          <w:rFonts w:ascii="Times New Roman" w:eastAsia="宋体" w:hAnsi="Times New Roman" w:cs="Times New Roman"/>
          <w:sz w:val="21"/>
          <w:szCs w:val="21"/>
          <w:lang w:val="fr-FR"/>
          <w14:ligatures w14:val="none"/>
        </w:rPr>
        <w:t>平庸</w:t>
      </w:r>
      <w:r w:rsidR="00E3285C">
        <w:rPr>
          <w:rFonts w:ascii="Times New Roman" w:eastAsia="宋体" w:hAnsi="Times New Roman" w:cs="Times New Roman" w:hint="eastAsia"/>
          <w:sz w:val="21"/>
          <w:szCs w:val="21"/>
          <w:lang w:val="fr-FR"/>
          <w14:ligatures w14:val="none"/>
        </w:rPr>
        <w:t>的</w:t>
      </w:r>
      <w:r w:rsidR="0083631B">
        <w:rPr>
          <w:rFonts w:ascii="Times New Roman" w:eastAsia="宋体" w:hAnsi="Times New Roman" w:cs="Times New Roman" w:hint="eastAsia"/>
          <w:sz w:val="21"/>
          <w:szCs w:val="21"/>
          <w:lang w:val="fr-FR"/>
          <w14:ligatures w14:val="none"/>
        </w:rPr>
        <w:t>存在</w:t>
      </w:r>
      <w:r w:rsidR="00EE4637">
        <w:rPr>
          <w:rFonts w:ascii="Times New Roman" w:eastAsia="宋体" w:hAnsi="Times New Roman" w:cs="Times New Roman" w:hint="eastAsia"/>
          <w:sz w:val="21"/>
          <w:szCs w:val="21"/>
          <w:lang w:val="fr-FR"/>
          <w14:ligatures w14:val="none"/>
        </w:rPr>
        <w:t>，</w:t>
      </w:r>
      <w:r w:rsidR="00EE4637">
        <w:rPr>
          <w:rFonts w:ascii="Times New Roman" w:eastAsia="宋体" w:hAnsi="Times New Roman" w:cs="Times New Roman" w:hint="eastAsia"/>
          <w:sz w:val="21"/>
          <w:szCs w:val="21"/>
          <w:lang w:val="fr-FR"/>
          <w14:ligatures w14:val="none"/>
        </w:rPr>
        <w:lastRenderedPageBreak/>
        <w:t>而只</w:t>
      </w:r>
      <w:r w:rsidR="00263B42">
        <w:rPr>
          <w:rFonts w:ascii="Times New Roman" w:eastAsia="宋体" w:hAnsi="Times New Roman" w:cs="Times New Roman" w:hint="eastAsia"/>
          <w:sz w:val="21"/>
          <w:szCs w:val="21"/>
          <w:lang w:val="fr-FR"/>
          <w14:ligatures w14:val="none"/>
        </w:rPr>
        <w:t>是</w:t>
      </w:r>
      <w:r w:rsidRPr="00AE2F29">
        <w:rPr>
          <w:rFonts w:ascii="Times New Roman" w:eastAsia="宋体" w:hAnsi="Times New Roman" w:cs="Times New Roman"/>
          <w:sz w:val="21"/>
          <w:szCs w:val="21"/>
          <w:lang w:val="fr-FR"/>
          <w14:ligatures w14:val="none"/>
        </w:rPr>
        <w:t>自由而自主地</w:t>
      </w:r>
      <w:r w:rsidR="00EE4637">
        <w:rPr>
          <w:rFonts w:ascii="Times New Roman" w:eastAsia="宋体" w:hAnsi="Times New Roman" w:cs="Times New Roman" w:hint="eastAsia"/>
          <w:sz w:val="21"/>
          <w:szCs w:val="21"/>
          <w:lang w:val="fr-FR"/>
          <w14:ligatures w14:val="none"/>
        </w:rPr>
        <w:t>实存</w:t>
      </w:r>
      <w:r w:rsidR="00263B42">
        <w:rPr>
          <w:rFonts w:ascii="Times New Roman" w:eastAsia="宋体" w:hAnsi="Times New Roman" w:cs="Times New Roman" w:hint="eastAsia"/>
          <w:sz w:val="21"/>
          <w:szCs w:val="21"/>
          <w:lang w:val="fr-FR"/>
          <w14:ligatures w14:val="none"/>
        </w:rPr>
        <w:t>着</w:t>
      </w:r>
      <w:r w:rsidRPr="00AE2F29">
        <w:rPr>
          <w:rFonts w:ascii="Times New Roman" w:eastAsia="宋体" w:hAnsi="Times New Roman" w:cs="Times New Roman"/>
          <w:sz w:val="21"/>
          <w:szCs w:val="21"/>
          <w:lang w:val="fr-FR"/>
          <w14:ligatures w14:val="none"/>
        </w:rPr>
        <w:t>。</w:t>
      </w:r>
      <w:r w:rsidR="009526EE">
        <w:rPr>
          <w:rFonts w:ascii="Times New Roman" w:eastAsia="宋体" w:hAnsi="Times New Roman" w:cs="Times New Roman" w:hint="eastAsia"/>
          <w:sz w:val="21"/>
          <w:szCs w:val="21"/>
          <w:lang w:val="fr-FR"/>
          <w14:ligatures w14:val="none"/>
        </w:rPr>
        <w:t>祂</w:t>
      </w:r>
      <w:r w:rsidRPr="00AE2F29">
        <w:rPr>
          <w:rFonts w:ascii="Times New Roman" w:eastAsia="宋体" w:hAnsi="Times New Roman" w:cs="Times New Roman"/>
          <w:sz w:val="21"/>
          <w:szCs w:val="21"/>
          <w:lang w:val="fr-FR"/>
          <w14:ligatures w14:val="none"/>
        </w:rPr>
        <w:t>出于爱而将</w:t>
      </w:r>
      <w:r w:rsidR="009526EE">
        <w:rPr>
          <w:rFonts w:ascii="Times New Roman" w:eastAsia="宋体" w:hAnsi="Times New Roman" w:cs="Times New Roman" w:hint="eastAsia"/>
          <w:sz w:val="21"/>
          <w:szCs w:val="21"/>
          <w:lang w:val="fr-FR"/>
          <w14:ligatures w14:val="none"/>
        </w:rPr>
        <w:t>它们</w:t>
      </w:r>
      <w:r w:rsidRPr="00AE2F29">
        <w:rPr>
          <w:rFonts w:ascii="Times New Roman" w:eastAsia="宋体" w:hAnsi="Times New Roman" w:cs="Times New Roman"/>
          <w:sz w:val="21"/>
          <w:szCs w:val="21"/>
          <w:lang w:val="fr-FR"/>
          <w14:ligatures w14:val="none"/>
        </w:rPr>
        <w:t>抛入不幸和</w:t>
      </w:r>
      <w:r w:rsidR="00A509C1">
        <w:rPr>
          <w:rFonts w:ascii="Times New Roman" w:eastAsia="宋体" w:hAnsi="Times New Roman" w:cs="Times New Roman" w:hint="eastAsia"/>
          <w:sz w:val="21"/>
          <w:szCs w:val="21"/>
          <w:lang w:val="fr-FR"/>
          <w14:ligatures w14:val="none"/>
        </w:rPr>
        <w:t>罪</w:t>
      </w:r>
      <w:r w:rsidRPr="00AE2F29">
        <w:rPr>
          <w:rFonts w:ascii="Times New Roman" w:eastAsia="宋体" w:hAnsi="Times New Roman" w:cs="Times New Roman"/>
          <w:sz w:val="21"/>
          <w:szCs w:val="21"/>
          <w:lang w:val="fr-FR"/>
          <w14:ligatures w14:val="none"/>
        </w:rPr>
        <w:t>。因为若不抛弃它们，它们便不会存在。</w:t>
      </w:r>
      <w:r w:rsidR="009526EE">
        <w:rPr>
          <w:rFonts w:ascii="Times New Roman" w:eastAsia="宋体" w:hAnsi="Times New Roman" w:cs="Times New Roman" w:hint="eastAsia"/>
          <w:sz w:val="21"/>
          <w:szCs w:val="21"/>
          <w:lang w:val="fr-FR"/>
          <w14:ligatures w14:val="none"/>
        </w:rPr>
        <w:t>祂</w:t>
      </w:r>
      <w:r w:rsidRPr="00AE2F29">
        <w:rPr>
          <w:rFonts w:ascii="Times New Roman" w:eastAsia="宋体" w:hAnsi="Times New Roman" w:cs="Times New Roman"/>
          <w:sz w:val="21"/>
          <w:szCs w:val="21"/>
          <w:lang w:val="fr-FR"/>
          <w14:ligatures w14:val="none"/>
        </w:rPr>
        <w:t>的在场会剥夺它们的存在，犹如火焰杀死飞蛾。</w:t>
      </w:r>
    </w:p>
    <w:p w14:paraId="26CA1461" w14:textId="11D2EBA2"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宗教教导我们，上帝创造了平庸程度各异的有限</w:t>
      </w:r>
      <w:r w:rsidR="00857FD7">
        <w:rPr>
          <w:rFonts w:ascii="Times New Roman" w:eastAsia="宋体" w:hAnsi="Times New Roman" w:cs="Times New Roman" w:hint="eastAsia"/>
          <w:sz w:val="21"/>
          <w:szCs w:val="21"/>
          <w:lang w:val="fr-FR"/>
          <w14:ligatures w14:val="none"/>
        </w:rPr>
        <w:t>存在</w:t>
      </w:r>
      <w:r w:rsidRPr="00AE2F29">
        <w:rPr>
          <w:rFonts w:ascii="Times New Roman" w:eastAsia="宋体" w:hAnsi="Times New Roman" w:cs="Times New Roman"/>
          <w:sz w:val="21"/>
          <w:szCs w:val="21"/>
          <w:lang w:val="fr-FR"/>
          <w14:ligatures w14:val="none"/>
        </w:rPr>
        <w:t>。我们看到，我们人类处于某一</w:t>
      </w:r>
      <w:r w:rsidR="00091F4C">
        <w:rPr>
          <w:rFonts w:ascii="Times New Roman" w:eastAsia="宋体" w:hAnsi="Times New Roman" w:cs="Times New Roman" w:hint="eastAsia"/>
          <w:sz w:val="21"/>
          <w:szCs w:val="21"/>
          <w:lang w:val="fr-FR"/>
          <w14:ligatures w14:val="none"/>
        </w:rPr>
        <w:t>界限（</w:t>
      </w:r>
      <w:r w:rsidR="00AC04A6" w:rsidRPr="00AC04A6">
        <w:rPr>
          <w:rFonts w:ascii="Times New Roman" w:eastAsia="宋体" w:hAnsi="Times New Roman" w:cs="Times New Roman"/>
          <w:sz w:val="21"/>
          <w:szCs w:val="21"/>
          <w:lang w:val="fr-FR"/>
          <w14:ligatures w14:val="none"/>
        </w:rPr>
        <w:t>limité</w:t>
      </w:r>
      <w:r w:rsidR="00091F4C">
        <w:rPr>
          <w:rFonts w:ascii="Times New Roman" w:eastAsia="宋体" w:hAnsi="Times New Roman" w:cs="Times New Roman" w:hint="eastAsia"/>
          <w:sz w:val="21"/>
          <w:szCs w:val="21"/>
          <w:lang w:val="fr-FR"/>
          <w14:ligatures w14:val="none"/>
        </w:rPr>
        <w:t>）</w:t>
      </w:r>
      <w:r w:rsidRPr="00AE2F29">
        <w:rPr>
          <w:rFonts w:ascii="Times New Roman" w:eastAsia="宋体" w:hAnsi="Times New Roman" w:cs="Times New Roman"/>
          <w:sz w:val="21"/>
          <w:szCs w:val="21"/>
          <w:lang w:val="fr-FR"/>
          <w14:ligatures w14:val="none"/>
        </w:rPr>
        <w:t>，越过这一</w:t>
      </w:r>
      <w:r w:rsidR="00091F4C">
        <w:rPr>
          <w:rFonts w:ascii="Times New Roman" w:eastAsia="宋体" w:hAnsi="Times New Roman" w:cs="Times New Roman" w:hint="eastAsia"/>
          <w:sz w:val="21"/>
          <w:szCs w:val="21"/>
          <w:lang w:val="fr-FR"/>
          <w14:ligatures w14:val="none"/>
        </w:rPr>
        <w:t>界限</w:t>
      </w:r>
      <w:r w:rsidRPr="00AE2F29">
        <w:rPr>
          <w:rFonts w:ascii="Times New Roman" w:eastAsia="宋体" w:hAnsi="Times New Roman" w:cs="Times New Roman"/>
          <w:sz w:val="21"/>
          <w:szCs w:val="21"/>
          <w:lang w:val="fr-FR"/>
          <w14:ligatures w14:val="none"/>
        </w:rPr>
        <w:t>，便不再可能设想</w:t>
      </w:r>
      <w:r w:rsidR="00091F4C">
        <w:rPr>
          <w:rFonts w:ascii="Times New Roman" w:eastAsia="宋体" w:hAnsi="Times New Roman" w:cs="Times New Roman" w:hint="eastAsia"/>
          <w:sz w:val="21"/>
          <w:szCs w:val="21"/>
          <w:lang w:val="fr-FR"/>
          <w14:ligatures w14:val="none"/>
        </w:rPr>
        <w:t>和</w:t>
      </w:r>
      <w:r w:rsidRPr="00AE2F29">
        <w:rPr>
          <w:rFonts w:ascii="Times New Roman" w:eastAsia="宋体" w:hAnsi="Times New Roman" w:cs="Times New Roman"/>
          <w:sz w:val="21"/>
          <w:szCs w:val="21"/>
          <w:lang w:val="fr-FR"/>
          <w14:ligatures w14:val="none"/>
        </w:rPr>
        <w:t>热爱上帝。我们之下</w:t>
      </w:r>
      <w:r w:rsidR="00AC04A6">
        <w:rPr>
          <w:rFonts w:ascii="Times New Roman" w:eastAsia="宋体" w:hAnsi="Times New Roman" w:cs="Times New Roman" w:hint="eastAsia"/>
          <w:sz w:val="21"/>
          <w:szCs w:val="21"/>
          <w:lang w:val="fr-FR"/>
          <w14:ligatures w14:val="none"/>
        </w:rPr>
        <w:t>唯有</w:t>
      </w:r>
      <w:r w:rsidRPr="00AE2F29">
        <w:rPr>
          <w:rFonts w:ascii="Times New Roman" w:eastAsia="宋体" w:hAnsi="Times New Roman" w:cs="Times New Roman"/>
          <w:sz w:val="21"/>
          <w:szCs w:val="21"/>
          <w:lang w:val="fr-FR"/>
          <w14:ligatures w14:val="none"/>
        </w:rPr>
        <w:t>动物。</w:t>
      </w:r>
    </w:p>
    <w:p w14:paraId="317C98D8" w14:textId="742E7850"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我们如此平庸，距上帝如此遥远，达到了有理性的造物所能抵达的极限。这是一种巨大的特权。为了达至我们，上帝必须走过最为漫长的道路。当</w:t>
      </w:r>
      <w:r w:rsidR="00272933">
        <w:rPr>
          <w:rFonts w:ascii="Times New Roman" w:eastAsia="宋体" w:hAnsi="Times New Roman" w:cs="Times New Roman" w:hint="eastAsia"/>
          <w:sz w:val="21"/>
          <w:szCs w:val="21"/>
          <w:lang w:val="fr-FR"/>
          <w14:ligatures w14:val="none"/>
        </w:rPr>
        <w:t>祂</w:t>
      </w:r>
      <w:r w:rsidRPr="00AE2F29">
        <w:rPr>
          <w:rFonts w:ascii="Times New Roman" w:eastAsia="宋体" w:hAnsi="Times New Roman" w:cs="Times New Roman"/>
          <w:sz w:val="21"/>
          <w:szCs w:val="21"/>
          <w:lang w:val="fr-FR"/>
          <w14:ligatures w14:val="none"/>
        </w:rPr>
        <w:t>占据、征服，并且改变我们的心灵，我们也需要走过最为漫长的道路才能回到</w:t>
      </w:r>
      <w:r w:rsidR="00272933">
        <w:rPr>
          <w:rFonts w:ascii="Times New Roman" w:eastAsia="宋体" w:hAnsi="Times New Roman" w:cs="Times New Roman" w:hint="eastAsia"/>
          <w:sz w:val="21"/>
          <w:szCs w:val="21"/>
          <w:lang w:val="fr-FR"/>
          <w14:ligatures w14:val="none"/>
        </w:rPr>
        <w:t>祂</w:t>
      </w:r>
      <w:r w:rsidRPr="00AE2F29">
        <w:rPr>
          <w:rFonts w:ascii="Times New Roman" w:eastAsia="宋体" w:hAnsi="Times New Roman" w:cs="Times New Roman"/>
          <w:sz w:val="21"/>
          <w:szCs w:val="21"/>
          <w:lang w:val="fr-FR"/>
          <w14:ligatures w14:val="none"/>
        </w:rPr>
        <w:t>身边。爱与距离成正比。</w:t>
      </w:r>
    </w:p>
    <w:p w14:paraId="14005483" w14:textId="42782D23"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正是出于不可思议的爱，上帝才会创造这些</w:t>
      </w:r>
      <w:r w:rsidR="0055519B">
        <w:rPr>
          <w:rFonts w:ascii="Times New Roman" w:eastAsia="宋体" w:hAnsi="Times New Roman" w:cs="Times New Roman" w:hint="eastAsia"/>
          <w:sz w:val="21"/>
          <w:szCs w:val="21"/>
          <w:lang w:val="fr-FR"/>
          <w14:ligatures w14:val="none"/>
        </w:rPr>
        <w:t>距祂</w:t>
      </w:r>
      <w:r w:rsidRPr="00AE2F29">
        <w:rPr>
          <w:rFonts w:ascii="Times New Roman" w:eastAsia="宋体" w:hAnsi="Times New Roman" w:cs="Times New Roman"/>
          <w:sz w:val="21"/>
          <w:szCs w:val="21"/>
          <w:lang w:val="fr-FR"/>
          <w14:ligatures w14:val="none"/>
        </w:rPr>
        <w:t>自身如此遥远的</w:t>
      </w:r>
      <w:r w:rsidR="0055519B">
        <w:rPr>
          <w:rFonts w:ascii="Times New Roman" w:eastAsia="宋体" w:hAnsi="Times New Roman" w:cs="Times New Roman" w:hint="eastAsia"/>
          <w:sz w:val="21"/>
          <w:szCs w:val="21"/>
          <w:lang w:val="fr-FR"/>
          <w14:ligatures w14:val="none"/>
        </w:rPr>
        <w:t>存在</w:t>
      </w:r>
      <w:r w:rsidRPr="00AE2F29">
        <w:rPr>
          <w:rFonts w:ascii="Times New Roman" w:eastAsia="宋体" w:hAnsi="Times New Roman" w:cs="Times New Roman"/>
          <w:sz w:val="21"/>
          <w:szCs w:val="21"/>
          <w:lang w:val="fr-FR"/>
          <w14:ligatures w14:val="none"/>
        </w:rPr>
        <w:t>。正是出于不可思议的爱，</w:t>
      </w:r>
      <w:r w:rsidR="0055519B">
        <w:rPr>
          <w:rFonts w:ascii="Times New Roman" w:eastAsia="宋体" w:hAnsi="Times New Roman" w:cs="Times New Roman" w:hint="eastAsia"/>
          <w:sz w:val="21"/>
          <w:szCs w:val="21"/>
          <w:lang w:val="fr-FR"/>
          <w14:ligatures w14:val="none"/>
        </w:rPr>
        <w:t>祂</w:t>
      </w:r>
      <w:r w:rsidRPr="00AE2F29">
        <w:rPr>
          <w:rFonts w:ascii="Times New Roman" w:eastAsia="宋体" w:hAnsi="Times New Roman" w:cs="Times New Roman"/>
          <w:sz w:val="21"/>
          <w:szCs w:val="21"/>
          <w:lang w:val="fr-FR"/>
          <w14:ligatures w14:val="none"/>
        </w:rPr>
        <w:t>才会降至它们的身旁。正是出于不可思议的爱，它们才会升至</w:t>
      </w:r>
      <w:r w:rsidR="00B52154">
        <w:rPr>
          <w:rFonts w:ascii="Times New Roman" w:eastAsia="宋体" w:hAnsi="Times New Roman" w:cs="Times New Roman" w:hint="eastAsia"/>
          <w:sz w:val="21"/>
          <w:szCs w:val="21"/>
          <w:lang w:val="fr-FR"/>
          <w14:ligatures w14:val="none"/>
        </w:rPr>
        <w:t>祂</w:t>
      </w:r>
      <w:r w:rsidRPr="00AE2F29">
        <w:rPr>
          <w:rFonts w:ascii="Times New Roman" w:eastAsia="宋体" w:hAnsi="Times New Roman" w:cs="Times New Roman"/>
          <w:sz w:val="21"/>
          <w:szCs w:val="21"/>
          <w:lang w:val="fr-FR"/>
          <w14:ligatures w14:val="none"/>
        </w:rPr>
        <w:t>的身旁。同一种爱。它们只能</w:t>
      </w:r>
      <w:r w:rsidR="001B725B">
        <w:rPr>
          <w:rFonts w:ascii="Times New Roman" w:eastAsia="宋体" w:hAnsi="Times New Roman" w:cs="Times New Roman" w:hint="eastAsia"/>
          <w:sz w:val="21"/>
          <w:szCs w:val="21"/>
          <w:lang w:val="fr-FR"/>
          <w14:ligatures w14:val="none"/>
        </w:rPr>
        <w:t>藉由</w:t>
      </w:r>
      <w:r w:rsidRPr="00AE2F29">
        <w:rPr>
          <w:rFonts w:ascii="Times New Roman" w:eastAsia="宋体" w:hAnsi="Times New Roman" w:cs="Times New Roman"/>
          <w:sz w:val="21"/>
          <w:szCs w:val="21"/>
          <w:lang w:val="fr-FR"/>
          <w14:ligatures w14:val="none"/>
        </w:rPr>
        <w:t>上帝前来寻找它们时</w:t>
      </w:r>
      <w:r w:rsidR="00451851">
        <w:rPr>
          <w:rFonts w:ascii="Times New Roman" w:eastAsia="宋体" w:hAnsi="Times New Roman" w:cs="Times New Roman" w:hint="eastAsia"/>
          <w:sz w:val="21"/>
          <w:szCs w:val="21"/>
          <w:lang w:val="fr-FR"/>
          <w14:ligatures w14:val="none"/>
        </w:rPr>
        <w:t>为</w:t>
      </w:r>
      <w:r w:rsidR="00AB7530">
        <w:rPr>
          <w:rFonts w:ascii="Times New Roman" w:eastAsia="宋体" w:hAnsi="Times New Roman" w:cs="Times New Roman" w:hint="eastAsia"/>
          <w:sz w:val="21"/>
          <w:szCs w:val="21"/>
          <w:lang w:val="fr-FR"/>
          <w14:ligatures w14:val="none"/>
        </w:rPr>
        <w:t>置入他们</w:t>
      </w:r>
      <w:r w:rsidRPr="00AE2F29">
        <w:rPr>
          <w:rFonts w:ascii="Times New Roman" w:eastAsia="宋体" w:hAnsi="Times New Roman" w:cs="Times New Roman"/>
          <w:sz w:val="21"/>
          <w:szCs w:val="21"/>
          <w:lang w:val="fr-FR"/>
          <w14:ligatures w14:val="none"/>
        </w:rPr>
        <w:t>的爱上升。而这也同样是将它们与上帝分开的创世之爱。受难与创造</w:t>
      </w:r>
      <w:r w:rsidR="0007117B">
        <w:rPr>
          <w:rFonts w:ascii="Times New Roman" w:eastAsia="宋体" w:hAnsi="Times New Roman" w:cs="Times New Roman" w:hint="eastAsia"/>
          <w:sz w:val="21"/>
          <w:szCs w:val="21"/>
          <w:lang w:val="fr-FR"/>
          <w14:ligatures w14:val="none"/>
        </w:rPr>
        <w:t>紧密相连</w:t>
      </w:r>
      <w:r w:rsidRPr="00AE2F29">
        <w:rPr>
          <w:rFonts w:ascii="Times New Roman" w:eastAsia="宋体" w:hAnsi="Times New Roman" w:cs="Times New Roman"/>
          <w:sz w:val="21"/>
          <w:szCs w:val="21"/>
          <w:lang w:val="fr-FR"/>
          <w14:ligatures w14:val="none"/>
        </w:rPr>
        <w:t>。创造本身就是一种受难。我的实存</w:t>
      </w:r>
      <w:r w:rsidR="004C6B13">
        <w:rPr>
          <w:rFonts w:ascii="Times New Roman" w:eastAsia="宋体" w:hAnsi="Times New Roman" w:cs="Times New Roman" w:hint="eastAsia"/>
          <w:sz w:val="21"/>
          <w:szCs w:val="21"/>
          <w:lang w:val="fr-FR"/>
          <w14:ligatures w14:val="none"/>
        </w:rPr>
        <w:t>有如</w:t>
      </w:r>
      <w:r w:rsidRPr="00AE2F29">
        <w:rPr>
          <w:rFonts w:ascii="Times New Roman" w:eastAsia="宋体" w:hAnsi="Times New Roman" w:cs="Times New Roman"/>
          <w:sz w:val="21"/>
          <w:szCs w:val="21"/>
          <w:lang w:val="fr-FR"/>
          <w14:ligatures w14:val="none"/>
        </w:rPr>
        <w:t>上帝的一道裂痕，这裂痕就是爱。</w:t>
      </w:r>
      <w:bookmarkStart w:id="12" w:name="_Hlk142384194"/>
      <w:r w:rsidRPr="00AE2F29">
        <w:rPr>
          <w:rFonts w:ascii="Times New Roman" w:eastAsia="宋体" w:hAnsi="Times New Roman" w:cs="Times New Roman"/>
          <w:sz w:val="21"/>
          <w:szCs w:val="21"/>
          <w:lang w:val="fr-FR"/>
          <w14:ligatures w14:val="none"/>
        </w:rPr>
        <w:t>我越是平庸，维系我生存的无尽之爱就越是迸发出来。</w:t>
      </w:r>
    </w:p>
    <w:bookmarkEnd w:id="12"/>
    <w:p w14:paraId="6BB6E859" w14:textId="675AF303" w:rsidR="00AC13AF" w:rsidRPr="00AE2F29" w:rsidRDefault="009922D2"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Pr>
          <w:rFonts w:ascii="Times New Roman" w:eastAsia="宋体" w:hAnsi="Times New Roman" w:cs="Times New Roman" w:hint="eastAsia"/>
          <w:sz w:val="21"/>
          <w:szCs w:val="21"/>
          <w:lang w:val="fr-FR"/>
          <w14:ligatures w14:val="none"/>
        </w:rPr>
        <w:t>世间</w:t>
      </w:r>
      <w:r w:rsidR="00AC13AF" w:rsidRPr="00AE2F29">
        <w:rPr>
          <w:rFonts w:ascii="Times New Roman" w:eastAsia="宋体" w:hAnsi="Times New Roman" w:cs="Times New Roman"/>
          <w:sz w:val="21"/>
          <w:szCs w:val="21"/>
          <w:lang w:val="fr-FR"/>
          <w14:ligatures w14:val="none"/>
        </w:rPr>
        <w:t>随处可见的不幸</w:t>
      </w:r>
      <w:r>
        <w:rPr>
          <w:rFonts w:ascii="Times New Roman" w:eastAsia="宋体" w:hAnsi="Times New Roman" w:cs="Times New Roman" w:hint="eastAsia"/>
          <w:sz w:val="21"/>
          <w:szCs w:val="21"/>
          <w:lang w:val="fr-FR"/>
          <w14:ligatures w14:val="none"/>
        </w:rPr>
        <w:t>与</w:t>
      </w:r>
      <w:r w:rsidR="00AC13AF" w:rsidRPr="00AE2F29">
        <w:rPr>
          <w:rFonts w:ascii="Times New Roman" w:eastAsia="宋体" w:hAnsi="Times New Roman" w:cs="Times New Roman"/>
          <w:sz w:val="21"/>
          <w:szCs w:val="21"/>
          <w:lang w:val="fr-FR"/>
          <w14:ligatures w14:val="none"/>
        </w:rPr>
        <w:t>犯罪之</w:t>
      </w:r>
      <w:proofErr w:type="gramStart"/>
      <w:r w:rsidR="00AC13AF" w:rsidRPr="00AE2F29">
        <w:rPr>
          <w:rFonts w:ascii="Times New Roman" w:eastAsia="宋体" w:hAnsi="Times New Roman" w:cs="Times New Roman"/>
          <w:sz w:val="21"/>
          <w:szCs w:val="21"/>
          <w:lang w:val="fr-FR"/>
          <w14:ligatures w14:val="none"/>
        </w:rPr>
        <w:t>恶表明</w:t>
      </w:r>
      <w:proofErr w:type="gramEnd"/>
      <w:r w:rsidR="00AC13AF" w:rsidRPr="00AE2F29">
        <w:rPr>
          <w:rFonts w:ascii="Times New Roman" w:eastAsia="宋体" w:hAnsi="Times New Roman" w:cs="Times New Roman"/>
          <w:sz w:val="21"/>
          <w:szCs w:val="21"/>
          <w:lang w:val="fr-FR"/>
          <w14:ligatures w14:val="none"/>
        </w:rPr>
        <w:t>了我们同上帝之间的距离。但这种距离就是爱，因而必须被爱。不是必须爱恶。而是必须透过恶来热爱上帝。若一个孩童在玩耍时打碎了某件贵重的物品，他的母亲不会喜爱这种破坏。但若是她的孩子后来远走</w:t>
      </w:r>
      <w:proofErr w:type="gramStart"/>
      <w:r w:rsidR="00AC13AF" w:rsidRPr="00AE2F29">
        <w:rPr>
          <w:rFonts w:ascii="Times New Roman" w:eastAsia="宋体" w:hAnsi="Times New Roman" w:cs="Times New Roman"/>
          <w:sz w:val="21"/>
          <w:szCs w:val="21"/>
          <w:lang w:val="fr-FR"/>
          <w14:ligatures w14:val="none"/>
        </w:rPr>
        <w:t>他乡或</w:t>
      </w:r>
      <w:proofErr w:type="gramEnd"/>
      <w:r w:rsidR="00AC13AF" w:rsidRPr="00AE2F29">
        <w:rPr>
          <w:rFonts w:ascii="Times New Roman" w:eastAsia="宋体" w:hAnsi="Times New Roman" w:cs="Times New Roman"/>
          <w:sz w:val="21"/>
          <w:szCs w:val="21"/>
          <w:lang w:val="fr-FR"/>
          <w14:ligatures w14:val="none"/>
        </w:rPr>
        <w:t>忽然离世，她便会以无限的柔情来追忆这次意外，因为她现在只把这件事情当作孩子曾经存在过的一个印迹。我们必须像这样，不加区分地从一切事件中热爱上帝。若我们只透过善来爱，我们所爱的</w:t>
      </w:r>
      <w:r w:rsidR="008B30EC">
        <w:rPr>
          <w:rFonts w:ascii="Times New Roman" w:eastAsia="宋体" w:hAnsi="Times New Roman" w:cs="Times New Roman" w:hint="eastAsia"/>
          <w:sz w:val="21"/>
          <w:szCs w:val="21"/>
          <w:lang w:val="fr-FR"/>
          <w14:ligatures w14:val="none"/>
        </w:rPr>
        <w:t>就</w:t>
      </w:r>
      <w:r w:rsidR="00AC13AF" w:rsidRPr="00AE2F29">
        <w:rPr>
          <w:rFonts w:ascii="Times New Roman" w:eastAsia="宋体" w:hAnsi="Times New Roman" w:cs="Times New Roman"/>
          <w:sz w:val="21"/>
          <w:szCs w:val="21"/>
          <w:lang w:val="fr-FR"/>
          <w14:ligatures w14:val="none"/>
        </w:rPr>
        <w:t>不是上帝，而只是被我们命名为神的属</w:t>
      </w:r>
      <w:proofErr w:type="gramStart"/>
      <w:r w:rsidR="00AC13AF" w:rsidRPr="00AE2F29">
        <w:rPr>
          <w:rFonts w:ascii="Times New Roman" w:eastAsia="宋体" w:hAnsi="Times New Roman" w:cs="Times New Roman"/>
          <w:sz w:val="21"/>
          <w:szCs w:val="21"/>
          <w:lang w:val="fr-FR"/>
          <w14:ligatures w14:val="none"/>
        </w:rPr>
        <w:t>世</w:t>
      </w:r>
      <w:proofErr w:type="gramEnd"/>
      <w:r w:rsidR="00AC13AF" w:rsidRPr="00AE2F29">
        <w:rPr>
          <w:rFonts w:ascii="Times New Roman" w:eastAsia="宋体" w:hAnsi="Times New Roman" w:cs="Times New Roman"/>
          <w:sz w:val="21"/>
          <w:szCs w:val="21"/>
          <w:lang w:val="fr-FR"/>
          <w14:ligatures w14:val="none"/>
        </w:rPr>
        <w:t>之物。不应试图为恶寻求补偿和理由，以将其还原为善。应当</w:t>
      </w:r>
      <w:r w:rsidR="008B30EC">
        <w:rPr>
          <w:rFonts w:ascii="Times New Roman" w:eastAsia="宋体" w:hAnsi="Times New Roman" w:cs="Times New Roman" w:hint="eastAsia"/>
          <w:sz w:val="21"/>
          <w:szCs w:val="21"/>
          <w:lang w:val="fr-FR"/>
          <w14:ligatures w14:val="none"/>
        </w:rPr>
        <w:t>透过</w:t>
      </w:r>
      <w:r w:rsidR="00AC13AF" w:rsidRPr="00AE2F29">
        <w:rPr>
          <w:rFonts w:ascii="Times New Roman" w:eastAsia="宋体" w:hAnsi="Times New Roman" w:cs="Times New Roman"/>
          <w:sz w:val="21"/>
          <w:szCs w:val="21"/>
          <w:lang w:val="fr-FR"/>
          <w14:ligatures w14:val="none"/>
        </w:rPr>
        <w:t>业已发生的恶来热爱上帝，仅仅因为实际发生过的一切都属真实，而一切真实的背后都有上帝的</w:t>
      </w:r>
      <w:r w:rsidR="00ED005A">
        <w:rPr>
          <w:rFonts w:ascii="Times New Roman" w:eastAsia="宋体" w:hAnsi="Times New Roman" w:cs="Times New Roman" w:hint="eastAsia"/>
          <w:sz w:val="21"/>
          <w:szCs w:val="21"/>
          <w:lang w:val="fr-FR"/>
          <w14:ligatures w14:val="none"/>
        </w:rPr>
        <w:t>存在</w:t>
      </w:r>
      <w:r w:rsidR="00AC13AF" w:rsidRPr="00AE2F29">
        <w:rPr>
          <w:rFonts w:ascii="Times New Roman" w:eastAsia="宋体" w:hAnsi="Times New Roman" w:cs="Times New Roman"/>
          <w:sz w:val="21"/>
          <w:szCs w:val="21"/>
          <w:lang w:val="fr-FR"/>
          <w14:ligatures w14:val="none"/>
        </w:rPr>
        <w:t>。有些现实或多或少是透明的；有些则完全不透明；但所有这些现实的背后都有上帝的存在，无一例外。我们要做的仅仅是将目光投向上帝所在的那一点，而不论能否能将</w:t>
      </w:r>
      <w:r w:rsidR="007A02CC">
        <w:rPr>
          <w:rFonts w:ascii="Times New Roman" w:eastAsia="宋体" w:hAnsi="Times New Roman" w:cs="Times New Roman" w:hint="eastAsia"/>
          <w:sz w:val="21"/>
          <w:szCs w:val="21"/>
          <w:lang w:val="fr-FR"/>
          <w14:ligatures w14:val="none"/>
        </w:rPr>
        <w:t>祂</w:t>
      </w:r>
      <w:r w:rsidR="00AC13AF" w:rsidRPr="00AE2F29">
        <w:rPr>
          <w:rFonts w:ascii="Times New Roman" w:eastAsia="宋体" w:hAnsi="Times New Roman" w:cs="Times New Roman"/>
          <w:sz w:val="21"/>
          <w:szCs w:val="21"/>
          <w:lang w:val="fr-FR"/>
          <w14:ligatures w14:val="none"/>
        </w:rPr>
        <w:t>看见。若无透明的现实，我们便不可能认识上帝。但若一切现实均为透明，我们所爱的便只是光明的感觉，而不是上帝。</w:t>
      </w:r>
      <w:bookmarkStart w:id="13" w:name="_Hlk142384453"/>
      <w:r w:rsidR="00AC13AF" w:rsidRPr="00AE2F29">
        <w:rPr>
          <w:rFonts w:ascii="Times New Roman" w:eastAsia="宋体" w:hAnsi="Times New Roman" w:cs="Times New Roman"/>
          <w:sz w:val="21"/>
          <w:szCs w:val="21"/>
          <w:lang w:val="fr-FR"/>
          <w14:ligatures w14:val="none"/>
        </w:rPr>
        <w:t>当我们看不到</w:t>
      </w:r>
      <w:r w:rsidR="00F84F47">
        <w:rPr>
          <w:rFonts w:ascii="Times New Roman" w:eastAsia="宋体" w:hAnsi="Times New Roman" w:cs="Times New Roman" w:hint="eastAsia"/>
          <w:sz w:val="21"/>
          <w:szCs w:val="21"/>
          <w:lang w:val="fr-FR"/>
          <w14:ligatures w14:val="none"/>
        </w:rPr>
        <w:t>祂</w:t>
      </w:r>
      <w:r w:rsidR="00AC13AF" w:rsidRPr="00AE2F29">
        <w:rPr>
          <w:rFonts w:ascii="Times New Roman" w:eastAsia="宋体" w:hAnsi="Times New Roman" w:cs="Times New Roman"/>
          <w:sz w:val="21"/>
          <w:szCs w:val="21"/>
          <w:lang w:val="fr-FR"/>
          <w14:ligatures w14:val="none"/>
        </w:rPr>
        <w:t>时，当</w:t>
      </w:r>
      <w:r w:rsidR="00F84F47">
        <w:rPr>
          <w:rFonts w:ascii="Times New Roman" w:eastAsia="宋体" w:hAnsi="Times New Roman" w:cs="Times New Roman" w:hint="eastAsia"/>
          <w:sz w:val="21"/>
          <w:szCs w:val="21"/>
          <w:lang w:val="fr-FR"/>
          <w14:ligatures w14:val="none"/>
        </w:rPr>
        <w:t>祂</w:t>
      </w:r>
      <w:r w:rsidR="00AC13AF" w:rsidRPr="00AE2F29">
        <w:rPr>
          <w:rFonts w:ascii="Times New Roman" w:eastAsia="宋体" w:hAnsi="Times New Roman" w:cs="Times New Roman"/>
          <w:sz w:val="21"/>
          <w:szCs w:val="21"/>
          <w:lang w:val="fr-FR"/>
          <w14:ligatures w14:val="none"/>
        </w:rPr>
        <w:t>的真实对我们灵魂</w:t>
      </w:r>
      <w:r w:rsidR="00F84F47">
        <w:rPr>
          <w:rFonts w:ascii="Times New Roman" w:eastAsia="宋体" w:hAnsi="Times New Roman" w:cs="Times New Roman" w:hint="eastAsia"/>
          <w:sz w:val="21"/>
          <w:szCs w:val="21"/>
          <w:lang w:val="fr-FR"/>
          <w14:ligatures w14:val="none"/>
        </w:rPr>
        <w:t>的</w:t>
      </w:r>
      <w:r w:rsidR="00AC13AF" w:rsidRPr="00AE2F29">
        <w:rPr>
          <w:rFonts w:ascii="Times New Roman" w:eastAsia="宋体" w:hAnsi="Times New Roman" w:cs="Times New Roman"/>
          <w:sz w:val="21"/>
          <w:szCs w:val="21"/>
          <w:lang w:val="fr-FR"/>
          <w14:ligatures w14:val="none"/>
        </w:rPr>
        <w:t>一切部分都不可知觉时，要做到热爱上帝，就必须真正地从自我中出离。这</w:t>
      </w:r>
      <w:r w:rsidR="006E1DAC">
        <w:rPr>
          <w:rFonts w:ascii="Times New Roman" w:eastAsia="宋体" w:hAnsi="Times New Roman" w:cs="Times New Roman" w:hint="eastAsia"/>
          <w:sz w:val="21"/>
          <w:szCs w:val="21"/>
          <w:lang w:val="fr-FR"/>
          <w14:ligatures w14:val="none"/>
        </w:rPr>
        <w:t>才</w:t>
      </w:r>
      <w:r w:rsidR="00AC13AF" w:rsidRPr="00AE2F29">
        <w:rPr>
          <w:rFonts w:ascii="Times New Roman" w:eastAsia="宋体" w:hAnsi="Times New Roman" w:cs="Times New Roman"/>
          <w:sz w:val="21"/>
          <w:szCs w:val="21"/>
          <w:lang w:val="fr-FR"/>
          <w14:ligatures w14:val="none"/>
        </w:rPr>
        <w:t>是热爱上帝。</w:t>
      </w:r>
      <w:bookmarkEnd w:id="13"/>
    </w:p>
    <w:p w14:paraId="62FC9877" w14:textId="59B8E694"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为此，就必须目不转睛地盯住上帝。否则，</w:t>
      </w:r>
      <w:proofErr w:type="gramStart"/>
      <w:r w:rsidRPr="00AE2F29">
        <w:rPr>
          <w:rFonts w:ascii="Times New Roman" w:eastAsia="宋体" w:hAnsi="Times New Roman" w:cs="Times New Roman"/>
          <w:sz w:val="21"/>
          <w:szCs w:val="21"/>
          <w:lang w:val="fr-FR"/>
          <w14:ligatures w14:val="none"/>
        </w:rPr>
        <w:t>当一道</w:t>
      </w:r>
      <w:proofErr w:type="gramEnd"/>
      <w:r w:rsidRPr="00AE2F29">
        <w:rPr>
          <w:rFonts w:ascii="Times New Roman" w:eastAsia="宋体" w:hAnsi="Times New Roman" w:cs="Times New Roman"/>
          <w:sz w:val="21"/>
          <w:szCs w:val="21"/>
          <w:lang w:val="fr-FR"/>
          <w14:ligatures w14:val="none"/>
        </w:rPr>
        <w:t>不透光的帷幕横亘在我们和光线之间时，我们又</w:t>
      </w:r>
      <w:r w:rsidR="00A07476">
        <w:rPr>
          <w:rFonts w:ascii="Times New Roman" w:eastAsia="宋体" w:hAnsi="Times New Roman" w:cs="Times New Roman" w:hint="eastAsia"/>
          <w:sz w:val="21"/>
          <w:szCs w:val="21"/>
          <w:lang w:val="fr-FR"/>
          <w14:ligatures w14:val="none"/>
        </w:rPr>
        <w:t>如何能</w:t>
      </w:r>
      <w:r w:rsidRPr="00AE2F29">
        <w:rPr>
          <w:rFonts w:ascii="Times New Roman" w:eastAsia="宋体" w:hAnsi="Times New Roman" w:cs="Times New Roman"/>
          <w:sz w:val="21"/>
          <w:szCs w:val="21"/>
          <w:lang w:val="fr-FR"/>
          <w14:ligatures w14:val="none"/>
        </w:rPr>
        <w:t>辨别出正确的方向？必须保持静止。</w:t>
      </w:r>
    </w:p>
    <w:p w14:paraId="0F71EA12" w14:textId="10B8A983"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保持静止并不意味着放弃行动。重要的是精神上的静止，而非肉体上的不动。但既不应按照自己的意愿行动，也不应出于</w:t>
      </w:r>
      <w:r w:rsidR="00A542B2">
        <w:rPr>
          <w:rFonts w:ascii="Times New Roman" w:eastAsia="宋体" w:hAnsi="Times New Roman" w:cs="Times New Roman" w:hint="eastAsia"/>
          <w:sz w:val="21"/>
          <w:szCs w:val="21"/>
          <w:lang w:val="fr-FR"/>
          <w14:ligatures w14:val="none"/>
        </w:rPr>
        <w:t>自己</w:t>
      </w:r>
      <w:r w:rsidRPr="00AE2F29">
        <w:rPr>
          <w:rFonts w:ascii="Times New Roman" w:eastAsia="宋体" w:hAnsi="Times New Roman" w:cs="Times New Roman"/>
          <w:sz w:val="21"/>
          <w:szCs w:val="21"/>
          <w:lang w:val="fr-FR"/>
          <w14:ligatures w14:val="none"/>
        </w:rPr>
        <w:t>的意志克制行动。首先，必须只做那些由严苛义务所强制的事，而后，是那些我们虔诚地相信是由上帝吩咐给我们的事；最后，若仍有不明之处，则去做由自然倾向引导着我们去做的事，前提是它们本身并无任何不妥之处。除为履行严苛</w:t>
      </w:r>
      <w:r w:rsidR="00552C52">
        <w:rPr>
          <w:rFonts w:ascii="Times New Roman" w:eastAsia="宋体" w:hAnsi="Times New Roman" w:cs="Times New Roman" w:hint="eastAsia"/>
          <w:sz w:val="21"/>
          <w:szCs w:val="21"/>
          <w:lang w:val="fr-FR"/>
          <w14:ligatures w14:val="none"/>
        </w:rPr>
        <w:lastRenderedPageBreak/>
        <w:t>的</w:t>
      </w:r>
      <w:r w:rsidRPr="00AE2F29">
        <w:rPr>
          <w:rFonts w:ascii="Times New Roman" w:eastAsia="宋体" w:hAnsi="Times New Roman" w:cs="Times New Roman"/>
          <w:sz w:val="21"/>
          <w:szCs w:val="21"/>
          <w:lang w:val="fr-FR"/>
          <w14:ligatures w14:val="none"/>
        </w:rPr>
        <w:t>义务外，不要在行动领域中进行意志上的努力。出于自然倾向的行动显然不构成努力。至于顺从上帝的行动，它们是消极的；不论伴随着怎样的困苦，它们都无需严格意义上的努力，无需积极的努力，而只需要忍耐，以及经受和忍受痛苦的能力。基督的受难便是这方面的典范。尽管从表面上看，一个顺从的行为可能会伴有大量活动，但实际上，在灵魂中，就只有被动的忍耐。</w:t>
      </w:r>
    </w:p>
    <w:p w14:paraId="202D6A0A" w14:textId="6399839A"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有一种努力是迄今为止最为艰难的，但却不属于行动的范畴。这即保持对上帝的</w:t>
      </w:r>
      <w:r w:rsidR="00E15378">
        <w:rPr>
          <w:rFonts w:ascii="Times New Roman" w:eastAsia="宋体" w:hAnsi="Times New Roman" w:cs="Times New Roman" w:hint="eastAsia"/>
          <w:sz w:val="21"/>
          <w:szCs w:val="21"/>
          <w:lang w:val="fr-FR"/>
          <w14:ligatures w14:val="none"/>
        </w:rPr>
        <w:t>注视</w:t>
      </w:r>
      <w:r w:rsidRPr="00AE2F29">
        <w:rPr>
          <w:rFonts w:ascii="Times New Roman" w:eastAsia="宋体" w:hAnsi="Times New Roman" w:cs="Times New Roman"/>
          <w:sz w:val="21"/>
          <w:szCs w:val="21"/>
          <w:lang w:val="fr-FR"/>
          <w14:ligatures w14:val="none"/>
        </w:rPr>
        <w:t>，</w:t>
      </w:r>
      <w:r w:rsidR="00E15378">
        <w:rPr>
          <w:rFonts w:ascii="Times New Roman" w:eastAsia="宋体" w:hAnsi="Times New Roman" w:cs="Times New Roman" w:hint="eastAsia"/>
          <w:sz w:val="21"/>
          <w:szCs w:val="21"/>
          <w:lang w:val="fr-FR"/>
          <w14:ligatures w14:val="none"/>
        </w:rPr>
        <w:t>并</w:t>
      </w:r>
      <w:r w:rsidRPr="00AE2F29">
        <w:rPr>
          <w:rFonts w:ascii="Times New Roman" w:eastAsia="宋体" w:hAnsi="Times New Roman" w:cs="Times New Roman"/>
          <w:sz w:val="21"/>
          <w:szCs w:val="21"/>
          <w:lang w:val="fr-FR"/>
          <w14:ligatures w14:val="none"/>
        </w:rPr>
        <w:t>在目光游离时加以纠正，并在每一时刻都保持最高的专注。这十分困难，因为我们身上的平庸部分</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几乎全部的自我，我们的自我，我们称之为</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我</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的东西</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会因为对上帝的凝视而感到死之将至。而它不愿去死。它反抗。它编造一切可能的谎言</w:t>
      </w:r>
      <w:r w:rsidR="003D3052">
        <w:rPr>
          <w:rFonts w:ascii="Times New Roman" w:eastAsia="宋体" w:hAnsi="Times New Roman" w:cs="Times New Roman" w:hint="eastAsia"/>
          <w:sz w:val="21"/>
          <w:szCs w:val="21"/>
          <w:lang w:val="fr-FR"/>
          <w14:ligatures w14:val="none"/>
        </w:rPr>
        <w:t>以</w:t>
      </w:r>
      <w:r w:rsidRPr="00AE2F29">
        <w:rPr>
          <w:rFonts w:ascii="Times New Roman" w:eastAsia="宋体" w:hAnsi="Times New Roman" w:cs="Times New Roman"/>
          <w:sz w:val="21"/>
          <w:szCs w:val="21"/>
          <w:lang w:val="fr-FR"/>
          <w14:ligatures w14:val="none"/>
        </w:rPr>
        <w:t>转移我们的注意。</w:t>
      </w:r>
    </w:p>
    <w:p w14:paraId="0949CFA3" w14:textId="77777777"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其中的一个谎言就是被我们冠以上帝之名的假神。这是有可能的：我们自认为正在设想上帝，但实际所爱的却是某些曾经对我们谈论过上帝的人，或某种社交气氛、某种生活习惯，某种灵魂的安宁，以及某种感官愉悦、希冀、安慰和慰藉的来源。在这类情况下，灵魂的平庸部分处于绝对的安全中；就连祈祷也不能对其构成威胁。</w:t>
      </w:r>
    </w:p>
    <w:p w14:paraId="6FAF570F" w14:textId="29661654"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另一个谎言是</w:t>
      </w:r>
      <w:r w:rsidR="00DB3CAB">
        <w:rPr>
          <w:rFonts w:ascii="Times New Roman" w:eastAsia="宋体" w:hAnsi="Times New Roman" w:cs="Times New Roman" w:hint="eastAsia"/>
          <w:sz w:val="21"/>
          <w:szCs w:val="21"/>
          <w:lang w:val="fr-FR"/>
          <w14:ligatures w14:val="none"/>
        </w:rPr>
        <w:t>快乐与</w:t>
      </w:r>
      <w:r w:rsidRPr="00AE2F29">
        <w:rPr>
          <w:rFonts w:ascii="Times New Roman" w:eastAsia="宋体" w:hAnsi="Times New Roman" w:cs="Times New Roman"/>
          <w:sz w:val="21"/>
          <w:szCs w:val="21"/>
          <w:lang w:val="fr-FR"/>
          <w14:ligatures w14:val="none"/>
        </w:rPr>
        <w:t>痛苦。我们十分清楚，</w:t>
      </w:r>
      <w:r w:rsidR="007B1E13">
        <w:rPr>
          <w:rFonts w:ascii="Times New Roman" w:eastAsia="宋体" w:hAnsi="Times New Roman" w:cs="Times New Roman" w:hint="eastAsia"/>
          <w:sz w:val="21"/>
          <w:szCs w:val="21"/>
          <w:lang w:val="fr-FR"/>
          <w14:ligatures w14:val="none"/>
        </w:rPr>
        <w:t>快乐</w:t>
      </w:r>
      <w:r w:rsidRPr="00AE2F29">
        <w:rPr>
          <w:rFonts w:ascii="Times New Roman" w:eastAsia="宋体" w:hAnsi="Times New Roman" w:cs="Times New Roman"/>
          <w:sz w:val="21"/>
          <w:szCs w:val="21"/>
          <w:lang w:val="fr-FR"/>
          <w14:ligatures w14:val="none"/>
        </w:rPr>
        <w:t>的诱惑和痛苦的可怖所导致的某些疏忽或行动会使我们的视线偏离上帝。若我们任凭此事发生，我们便会认为自己</w:t>
      </w:r>
      <w:r w:rsidR="00EC51B6">
        <w:rPr>
          <w:rFonts w:ascii="Times New Roman" w:eastAsia="宋体" w:hAnsi="Times New Roman" w:cs="Times New Roman" w:hint="eastAsia"/>
          <w:sz w:val="21"/>
          <w:szCs w:val="21"/>
          <w:lang w:val="fr-FR"/>
          <w14:ligatures w14:val="none"/>
        </w:rPr>
        <w:t>已然为</w:t>
      </w:r>
      <w:r w:rsidRPr="00AE2F29">
        <w:rPr>
          <w:rFonts w:ascii="Times New Roman" w:eastAsia="宋体" w:hAnsi="Times New Roman" w:cs="Times New Roman"/>
          <w:sz w:val="21"/>
          <w:szCs w:val="21"/>
          <w:lang w:val="fr-FR"/>
          <w14:ligatures w14:val="none"/>
        </w:rPr>
        <w:t>快乐或痛苦</w:t>
      </w:r>
      <w:r w:rsidR="00EC51B6">
        <w:rPr>
          <w:rFonts w:ascii="Times New Roman" w:eastAsia="宋体" w:hAnsi="Times New Roman" w:cs="Times New Roman" w:hint="eastAsia"/>
          <w:sz w:val="21"/>
          <w:szCs w:val="21"/>
          <w:lang w:val="fr-FR"/>
          <w14:ligatures w14:val="none"/>
        </w:rPr>
        <w:t>折服</w:t>
      </w:r>
      <w:r w:rsidRPr="00AE2F29">
        <w:rPr>
          <w:rFonts w:ascii="Times New Roman" w:eastAsia="宋体" w:hAnsi="Times New Roman" w:cs="Times New Roman"/>
          <w:sz w:val="21"/>
          <w:szCs w:val="21"/>
          <w:lang w:val="fr-FR"/>
          <w14:ligatures w14:val="none"/>
        </w:rPr>
        <w:t>；但这往往只是一种错觉。</w:t>
      </w:r>
      <w:r w:rsidR="00EC51B6">
        <w:rPr>
          <w:rFonts w:ascii="Times New Roman" w:eastAsia="宋体" w:hAnsi="Times New Roman" w:cs="Times New Roman" w:hint="eastAsia"/>
          <w:sz w:val="21"/>
          <w:szCs w:val="21"/>
          <w:lang w:val="fr-FR"/>
          <w14:ligatures w14:val="none"/>
        </w:rPr>
        <w:t>更多</w:t>
      </w:r>
      <w:r w:rsidRPr="00AE2F29">
        <w:rPr>
          <w:rFonts w:ascii="Times New Roman" w:eastAsia="宋体" w:hAnsi="Times New Roman" w:cs="Times New Roman"/>
          <w:sz w:val="21"/>
          <w:szCs w:val="21"/>
          <w:lang w:val="fr-FR"/>
          <w14:ligatures w14:val="none"/>
        </w:rPr>
        <w:t>时候，快乐和痛苦不过是我们之中的平庸部分用来转移我们视线的借口。它们本身并无如此强大的力量。即便是醉人的</w:t>
      </w:r>
      <w:r w:rsidR="00F02B2A">
        <w:rPr>
          <w:rFonts w:ascii="Times New Roman" w:eastAsia="宋体" w:hAnsi="Times New Roman" w:cs="Times New Roman" w:hint="eastAsia"/>
          <w:sz w:val="21"/>
          <w:szCs w:val="21"/>
          <w:lang w:val="fr-FR"/>
          <w14:ligatures w14:val="none"/>
        </w:rPr>
        <w:t>快乐</w:t>
      </w:r>
      <w:r w:rsidRPr="00AE2F29">
        <w:rPr>
          <w:rFonts w:ascii="Times New Roman" w:eastAsia="宋体" w:hAnsi="Times New Roman" w:cs="Times New Roman"/>
          <w:sz w:val="21"/>
          <w:szCs w:val="21"/>
          <w:lang w:val="fr-FR"/>
          <w14:ligatures w14:val="none"/>
        </w:rPr>
        <w:t>或剧烈的痛苦，也并非如此难以放弃或忍受。我们每天都能看到许多平庸之辈这样做。然而，仅仅为了上帝</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为了真正的上帝，为了在天上而不是在别处的上帝</w:t>
      </w:r>
      <w:r w:rsidR="007C240A">
        <w:rPr>
          <w:rFonts w:ascii="Times New Roman" w:eastAsia="宋体" w:hAnsi="Times New Roman" w:cs="Times New Roman" w:hint="eastAsia"/>
          <w:sz w:val="21"/>
          <w:szCs w:val="21"/>
          <w:lang w:val="fr-FR"/>
          <w14:ligatures w14:val="none"/>
        </w:rPr>
        <w:t>——</w:t>
      </w:r>
      <w:r w:rsidRPr="00AE2F29">
        <w:rPr>
          <w:rFonts w:ascii="Times New Roman" w:eastAsia="宋体" w:hAnsi="Times New Roman" w:cs="Times New Roman"/>
          <w:sz w:val="21"/>
          <w:szCs w:val="21"/>
          <w:lang w:val="fr-FR"/>
          <w14:ligatures w14:val="none"/>
        </w:rPr>
        <w:t>而放弃哪怕</w:t>
      </w:r>
      <w:r w:rsidR="007C240A">
        <w:rPr>
          <w:rFonts w:ascii="Times New Roman" w:eastAsia="宋体" w:hAnsi="Times New Roman" w:cs="Times New Roman" w:hint="eastAsia"/>
          <w:sz w:val="21"/>
          <w:szCs w:val="21"/>
          <w:lang w:val="fr-FR"/>
          <w14:ligatures w14:val="none"/>
        </w:rPr>
        <w:t>只</w:t>
      </w:r>
      <w:r w:rsidRPr="00AE2F29">
        <w:rPr>
          <w:rFonts w:ascii="Times New Roman" w:eastAsia="宋体" w:hAnsi="Times New Roman" w:cs="Times New Roman"/>
          <w:sz w:val="21"/>
          <w:szCs w:val="21"/>
          <w:lang w:val="fr-FR"/>
          <w14:ligatures w14:val="none"/>
        </w:rPr>
        <w:t>是一丝一毫的快乐，或承受哪怕</w:t>
      </w:r>
      <w:r w:rsidR="007C240A">
        <w:rPr>
          <w:rFonts w:ascii="Times New Roman" w:eastAsia="宋体" w:hAnsi="Times New Roman" w:cs="Times New Roman" w:hint="eastAsia"/>
          <w:sz w:val="21"/>
          <w:szCs w:val="21"/>
          <w:lang w:val="fr-FR"/>
          <w14:ligatures w14:val="none"/>
        </w:rPr>
        <w:t>只</w:t>
      </w:r>
      <w:r w:rsidRPr="00AE2F29">
        <w:rPr>
          <w:rFonts w:ascii="Times New Roman" w:eastAsia="宋体" w:hAnsi="Times New Roman" w:cs="Times New Roman"/>
          <w:sz w:val="21"/>
          <w:szCs w:val="21"/>
          <w:lang w:val="fr-FR"/>
          <w14:ligatures w14:val="none"/>
        </w:rPr>
        <w:t>是一丝一毫的痛苦，</w:t>
      </w:r>
      <w:r w:rsidR="007C240A">
        <w:rPr>
          <w:rFonts w:ascii="Times New Roman" w:eastAsia="宋体" w:hAnsi="Times New Roman" w:cs="Times New Roman" w:hint="eastAsia"/>
          <w:sz w:val="21"/>
          <w:szCs w:val="21"/>
          <w:lang w:val="fr-FR"/>
          <w14:ligatures w14:val="none"/>
        </w:rPr>
        <w:t>也</w:t>
      </w:r>
      <w:r w:rsidRPr="00AE2F29">
        <w:rPr>
          <w:rFonts w:ascii="Times New Roman" w:eastAsia="宋体" w:hAnsi="Times New Roman" w:cs="Times New Roman"/>
          <w:sz w:val="21"/>
          <w:szCs w:val="21"/>
          <w:lang w:val="fr-FR"/>
          <w14:ligatures w14:val="none"/>
        </w:rPr>
        <w:t>是极度困难的。因为当我们这样做的时候，我们不是在趋向痛苦，而是在趋向死亡。趋向一种比肉身之</w:t>
      </w:r>
      <w:proofErr w:type="gramStart"/>
      <w:r w:rsidRPr="00AE2F29">
        <w:rPr>
          <w:rFonts w:ascii="Times New Roman" w:eastAsia="宋体" w:hAnsi="Times New Roman" w:cs="Times New Roman"/>
          <w:sz w:val="21"/>
          <w:szCs w:val="21"/>
          <w:lang w:val="fr-FR"/>
          <w14:ligatures w14:val="none"/>
        </w:rPr>
        <w:t>死更为</w:t>
      </w:r>
      <w:proofErr w:type="gramEnd"/>
      <w:r w:rsidRPr="00AE2F29">
        <w:rPr>
          <w:rFonts w:ascii="Times New Roman" w:eastAsia="宋体" w:hAnsi="Times New Roman" w:cs="Times New Roman"/>
          <w:sz w:val="21"/>
          <w:szCs w:val="21"/>
          <w:lang w:val="fr-FR"/>
          <w14:ligatures w14:val="none"/>
        </w:rPr>
        <w:t>彻底的，</w:t>
      </w:r>
      <w:r w:rsidR="00E82CEF">
        <w:rPr>
          <w:rFonts w:ascii="Times New Roman" w:eastAsia="宋体" w:hAnsi="Times New Roman" w:cs="Times New Roman" w:hint="eastAsia"/>
          <w:sz w:val="21"/>
          <w:szCs w:val="21"/>
          <w:lang w:val="fr-FR"/>
          <w14:ligatures w14:val="none"/>
        </w:rPr>
        <w:t>让我们天生（</w:t>
      </w:r>
      <w:r w:rsidR="00E82CEF" w:rsidRPr="00E82CEF">
        <w:rPr>
          <w:rFonts w:ascii="Times New Roman" w:eastAsia="宋体" w:hAnsi="Times New Roman" w:cs="Times New Roman" w:hint="eastAsia"/>
          <w:sz w:val="21"/>
          <w:szCs w:val="21"/>
          <w:lang w:val="fr-FR"/>
          <w14:ligatures w14:val="none"/>
        </w:rPr>
        <w:t>nature</w:t>
      </w:r>
      <w:r w:rsidR="00E82CEF">
        <w:rPr>
          <w:rFonts w:ascii="Times New Roman" w:eastAsia="宋体" w:hAnsi="Times New Roman" w:cs="Times New Roman" w:hint="eastAsia"/>
          <w:sz w:val="21"/>
          <w:szCs w:val="21"/>
          <w:lang w:val="fr-FR"/>
          <w14:ligatures w14:val="none"/>
        </w:rPr>
        <w:t>）畏惧的死亡。</w:t>
      </w:r>
      <w:r w:rsidRPr="00AE2F29">
        <w:rPr>
          <w:rFonts w:ascii="Times New Roman" w:eastAsia="宋体" w:hAnsi="Times New Roman" w:cs="Times New Roman"/>
          <w:sz w:val="21"/>
          <w:szCs w:val="21"/>
          <w:lang w:val="fr-FR"/>
          <w14:ligatures w14:val="none"/>
        </w:rPr>
        <w:t>我们之中说</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我</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的那一部分的死亡。</w:t>
      </w:r>
    </w:p>
    <w:p w14:paraId="34ABD927" w14:textId="7D966FA5"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有时，肉体会令我们远离上帝，但更为常见的是，当我们相信事情就是如此时，实际情况却恰好相反：灵魂由于无法承受上帝致命的，灼烧般的在场，才躲到肉体后面，把肉体当作屏障。在这种情况下，并不是肉体导致了对上帝的遗忘，而是灵魂试图通过躲入肉体来遗忘上帝。这不是软弱，而是背叛，只要我们灵魂中的平庸部分远胜过纯净部分，这种背叛的欲念就总是存在。一个十分轻微的过失便足以构成这种背叛；在这种情况下，它要比那些本身十分严重，但只是由软弱所导致的过失还要严重许多。要避免背叛</w:t>
      </w:r>
      <w:r w:rsidR="00EA1E96">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能凭借努力，</w:t>
      </w:r>
      <w:r w:rsidR="00EA1E96" w:rsidRPr="00AE2F29">
        <w:rPr>
          <w:rFonts w:ascii="Times New Roman" w:eastAsia="宋体" w:hAnsi="Times New Roman" w:cs="Times New Roman"/>
          <w:sz w:val="21"/>
          <w:szCs w:val="21"/>
          <w:lang w:val="fr-FR"/>
          <w14:ligatures w14:val="none"/>
        </w:rPr>
        <w:t>不能</w:t>
      </w:r>
      <w:r w:rsidRPr="00AE2F29">
        <w:rPr>
          <w:rFonts w:ascii="Times New Roman" w:eastAsia="宋体" w:hAnsi="Times New Roman" w:cs="Times New Roman"/>
          <w:sz w:val="21"/>
          <w:szCs w:val="21"/>
          <w:lang w:val="fr-FR"/>
          <w14:ligatures w14:val="none"/>
        </w:rPr>
        <w:t>凭借自我施暴，而只能凭借一个简单的选择。只需把想要躲避上帝的那部分自我视为异己和敌人就够了，哪怕它几乎是我们的全部，哪怕它就是我们自身。必须在心中持续不断地对我们</w:t>
      </w:r>
      <w:r w:rsidRPr="00AE2F29">
        <w:rPr>
          <w:rFonts w:ascii="Times New Roman" w:eastAsia="宋体" w:hAnsi="Times New Roman" w:cs="Times New Roman"/>
          <w:sz w:val="21"/>
          <w:szCs w:val="21"/>
          <w:lang w:val="fr-FR"/>
          <w14:ligatures w14:val="none"/>
        </w:rPr>
        <w:lastRenderedPageBreak/>
        <w:t>之中呼求上帝的那部分重复赞同的</w:t>
      </w:r>
      <w:r w:rsidR="00156B1B">
        <w:rPr>
          <w:rFonts w:ascii="Times New Roman" w:eastAsia="宋体" w:hAnsi="Times New Roman" w:cs="Times New Roman" w:hint="eastAsia"/>
          <w:sz w:val="21"/>
          <w:szCs w:val="21"/>
          <w:lang w:val="fr-FR"/>
          <w14:ligatures w14:val="none"/>
        </w:rPr>
        <w:t>许诺</w:t>
      </w:r>
      <w:r w:rsidRPr="00AE2F29">
        <w:rPr>
          <w:rFonts w:ascii="Times New Roman" w:eastAsia="宋体" w:hAnsi="Times New Roman" w:cs="Times New Roman"/>
          <w:sz w:val="21"/>
          <w:szCs w:val="21"/>
          <w:lang w:val="fr-FR"/>
          <w14:ligatures w14:val="none"/>
        </w:rPr>
        <w:t>，即便</w:t>
      </w:r>
      <w:r w:rsidR="00156B1B">
        <w:rPr>
          <w:rFonts w:ascii="Times New Roman" w:eastAsia="宋体" w:hAnsi="Times New Roman" w:cs="Times New Roman"/>
          <w:sz w:val="21"/>
          <w:szCs w:val="21"/>
          <w:lang w:val="fr-FR"/>
          <w14:ligatures w14:val="none"/>
        </w:rPr>
        <w:t>这</w:t>
      </w:r>
      <w:proofErr w:type="gramStart"/>
      <w:r w:rsidR="00156B1B">
        <w:rPr>
          <w:rFonts w:ascii="Times New Roman" w:eastAsia="宋体" w:hAnsi="Times New Roman" w:cs="Times New Roman" w:hint="eastAsia"/>
          <w:sz w:val="21"/>
          <w:szCs w:val="21"/>
          <w:lang w:val="fr-FR"/>
          <w14:ligatures w14:val="none"/>
        </w:rPr>
        <w:t>许诺</w:t>
      </w:r>
      <w:r w:rsidRPr="00AE2F29">
        <w:rPr>
          <w:rFonts w:ascii="Times New Roman" w:eastAsia="宋体" w:hAnsi="Times New Roman" w:cs="Times New Roman"/>
          <w:sz w:val="21"/>
          <w:szCs w:val="21"/>
          <w:lang w:val="fr-FR"/>
          <w14:ligatures w14:val="none"/>
        </w:rPr>
        <w:t>仍</w:t>
      </w:r>
      <w:proofErr w:type="gramEnd"/>
      <w:r w:rsidRPr="00AE2F29">
        <w:rPr>
          <w:rFonts w:ascii="Times New Roman" w:eastAsia="宋体" w:hAnsi="Times New Roman" w:cs="Times New Roman"/>
          <w:sz w:val="21"/>
          <w:szCs w:val="21"/>
          <w:lang w:val="fr-FR"/>
          <w14:ligatures w14:val="none"/>
        </w:rPr>
        <w:t>只是无限微小的一点。只要我们坚持这样做，这个无限微小的部分就会像种子一样，在我们全然不知的情况下，按照</w:t>
      </w:r>
      <w:r w:rsidRPr="00AE2F29">
        <w:rPr>
          <w:rFonts w:ascii="Times New Roman" w:eastAsia="宋体" w:hAnsi="Times New Roman" w:cs="Times New Roman"/>
          <w:sz w:val="21"/>
          <w:szCs w:val="21"/>
          <w:lang w:val="fr-FR"/>
          <w14:ligatures w14:val="none"/>
        </w:rPr>
        <w:t>2</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4</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8</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16</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32</w:t>
      </w:r>
      <w:r w:rsidRPr="00AE2F29">
        <w:rPr>
          <w:rFonts w:ascii="Times New Roman" w:eastAsia="宋体" w:hAnsi="Times New Roman" w:cs="Times New Roman"/>
          <w:sz w:val="21"/>
          <w:szCs w:val="21"/>
          <w:lang w:val="fr-FR"/>
          <w14:ligatures w14:val="none"/>
        </w:rPr>
        <w:t>的数列</w:t>
      </w:r>
      <w:proofErr w:type="gramStart"/>
      <w:r w:rsidRPr="00AE2F29">
        <w:rPr>
          <w:rFonts w:ascii="Times New Roman" w:eastAsia="宋体" w:hAnsi="Times New Roman" w:cs="Times New Roman"/>
          <w:sz w:val="21"/>
          <w:szCs w:val="21"/>
          <w:lang w:val="fr-FR"/>
          <w14:ligatures w14:val="none"/>
        </w:rPr>
        <w:t>指数级</w:t>
      </w:r>
      <w:proofErr w:type="gramEnd"/>
      <w:r w:rsidRPr="00AE2F29">
        <w:rPr>
          <w:rFonts w:ascii="Times New Roman" w:eastAsia="宋体" w:hAnsi="Times New Roman" w:cs="Times New Roman"/>
          <w:sz w:val="21"/>
          <w:szCs w:val="21"/>
          <w:lang w:val="fr-FR"/>
          <w14:ligatures w14:val="none"/>
        </w:rPr>
        <w:t>增长。我们可以通过拒绝赞同来阻止这种生长，</w:t>
      </w:r>
      <w:r w:rsidR="00FB7B65">
        <w:rPr>
          <w:rFonts w:ascii="Times New Roman" w:eastAsia="宋体" w:hAnsi="Times New Roman" w:cs="Times New Roman" w:hint="eastAsia"/>
          <w:sz w:val="21"/>
          <w:szCs w:val="21"/>
          <w:lang w:val="fr-FR"/>
          <w14:ligatures w14:val="none"/>
        </w:rPr>
        <w:t>也</w:t>
      </w:r>
      <w:r w:rsidRPr="00AE2F29">
        <w:rPr>
          <w:rFonts w:ascii="Times New Roman" w:eastAsia="宋体" w:hAnsi="Times New Roman" w:cs="Times New Roman"/>
          <w:sz w:val="21"/>
          <w:szCs w:val="21"/>
          <w:lang w:val="fr-FR"/>
          <w14:ligatures w14:val="none"/>
        </w:rPr>
        <w:t>可以通过放弃抵抗灵魂属肉部分</w:t>
      </w:r>
      <w:r w:rsidR="00FB7B65">
        <w:rPr>
          <w:rFonts w:ascii="Times New Roman" w:eastAsia="宋体" w:hAnsi="Times New Roman" w:cs="Times New Roman" w:hint="eastAsia"/>
          <w:sz w:val="21"/>
          <w:szCs w:val="21"/>
          <w:lang w:val="fr-FR"/>
          <w14:ligatures w14:val="none"/>
        </w:rPr>
        <w:t>处</w:t>
      </w:r>
      <w:r w:rsidR="007B1FDA">
        <w:rPr>
          <w:rFonts w:ascii="Times New Roman" w:eastAsia="宋体" w:hAnsi="Times New Roman" w:cs="Times New Roman" w:hint="eastAsia"/>
          <w:sz w:val="21"/>
          <w:szCs w:val="21"/>
          <w:lang w:val="fr-FR"/>
          <w14:ligatures w14:val="none"/>
        </w:rPr>
        <w:t>于</w:t>
      </w:r>
      <w:r w:rsidRPr="00AE2F29">
        <w:rPr>
          <w:rFonts w:ascii="Times New Roman" w:eastAsia="宋体" w:hAnsi="Times New Roman" w:cs="Times New Roman"/>
          <w:sz w:val="21"/>
          <w:szCs w:val="21"/>
          <w:lang w:val="fr-FR"/>
          <w14:ligatures w14:val="none"/>
        </w:rPr>
        <w:t>混乱运动</w:t>
      </w:r>
      <w:r w:rsidR="00FB7B65">
        <w:rPr>
          <w:rFonts w:ascii="Times New Roman" w:eastAsia="宋体" w:hAnsi="Times New Roman" w:cs="Times New Roman" w:hint="eastAsia"/>
          <w:sz w:val="21"/>
          <w:szCs w:val="21"/>
          <w:lang w:val="fr-FR"/>
          <w14:ligatures w14:val="none"/>
        </w:rPr>
        <w:t>中的</w:t>
      </w:r>
      <w:r w:rsidRPr="00AE2F29">
        <w:rPr>
          <w:rFonts w:ascii="Times New Roman" w:eastAsia="宋体" w:hAnsi="Times New Roman" w:cs="Times New Roman"/>
          <w:sz w:val="21"/>
          <w:szCs w:val="21"/>
          <w:lang w:val="fr-FR"/>
          <w14:ligatures w14:val="none"/>
        </w:rPr>
        <w:t>意志来延缓这种生长。但无论如何，这种成长仍会发生在我们的身上</w:t>
      </w:r>
      <w:r w:rsidR="007B1FDA">
        <w:rPr>
          <w:rFonts w:ascii="Times New Roman" w:eastAsia="宋体" w:hAnsi="Times New Roman" w:cs="Times New Roman" w:hint="eastAsia"/>
          <w:sz w:val="21"/>
          <w:szCs w:val="21"/>
          <w:lang w:val="fr-FR"/>
          <w14:ligatures w14:val="none"/>
        </w:rPr>
        <w:t>而无需我们的参与</w:t>
      </w:r>
      <w:r w:rsidRPr="00AE2F29">
        <w:rPr>
          <w:rFonts w:ascii="Times New Roman" w:eastAsia="宋体" w:hAnsi="Times New Roman" w:cs="Times New Roman"/>
          <w:sz w:val="21"/>
          <w:szCs w:val="21"/>
          <w:lang w:val="fr-FR"/>
          <w14:ligatures w14:val="none"/>
        </w:rPr>
        <w:t>。</w:t>
      </w:r>
    </w:p>
    <w:p w14:paraId="3FB68D00" w14:textId="017A5440"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向善、向神的错位努力是另一道陷阱，是我们之中的平庸部分为逃避死亡而编造的另一个谎言。我们很难戳破这个谎言，而这也令它变得极为凶险。一切都发生得</w:t>
      </w:r>
      <w:r w:rsidR="00B613AF">
        <w:rPr>
          <w:rFonts w:ascii="Times New Roman" w:eastAsia="宋体" w:hAnsi="Times New Roman" w:cs="Times New Roman" w:hint="eastAsia"/>
          <w:sz w:val="21"/>
          <w:szCs w:val="21"/>
          <w:lang w:val="fr-FR"/>
          <w14:ligatures w14:val="none"/>
        </w:rPr>
        <w:t>好似</w:t>
      </w:r>
      <w:r w:rsidRPr="00AE2F29">
        <w:rPr>
          <w:rFonts w:ascii="Times New Roman" w:eastAsia="宋体" w:hAnsi="Times New Roman" w:cs="Times New Roman"/>
          <w:sz w:val="21"/>
          <w:szCs w:val="21"/>
          <w:lang w:val="fr-FR"/>
          <w14:ligatures w14:val="none"/>
        </w:rPr>
        <w:t>我们之中的平庸部分比我们更加了解得救的条件</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正是这点迫使人们不得不相信</w:t>
      </w:r>
      <w:r w:rsidR="003478B2">
        <w:rPr>
          <w:rFonts w:ascii="Times New Roman" w:eastAsia="宋体" w:hAnsi="Times New Roman" w:cs="Times New Roman" w:hint="eastAsia"/>
          <w:sz w:val="21"/>
          <w:szCs w:val="21"/>
          <w:lang w:val="fr-FR"/>
          <w14:ligatures w14:val="none"/>
        </w:rPr>
        <w:t>类似</w:t>
      </w:r>
      <w:r w:rsidRPr="00AE2F29">
        <w:rPr>
          <w:rFonts w:ascii="Times New Roman" w:eastAsia="宋体" w:hAnsi="Times New Roman" w:cs="Times New Roman"/>
          <w:sz w:val="21"/>
          <w:szCs w:val="21"/>
          <w:lang w:val="fr-FR"/>
          <w14:ligatures w14:val="none"/>
        </w:rPr>
        <w:t>魔鬼的存在。有些人寻求上帝就像一个用双脚起跳的人，他希望越跳越高，直</w:t>
      </w:r>
      <w:r w:rsidR="00FC7B2B">
        <w:rPr>
          <w:rFonts w:ascii="Times New Roman" w:eastAsia="宋体" w:hAnsi="Times New Roman" w:cs="Times New Roman" w:hint="eastAsia"/>
          <w:sz w:val="21"/>
          <w:szCs w:val="21"/>
          <w:lang w:val="fr-FR"/>
          <w14:ligatures w14:val="none"/>
        </w:rPr>
        <w:t>至</w:t>
      </w:r>
      <w:r w:rsidRPr="00AE2F29">
        <w:rPr>
          <w:rFonts w:ascii="Times New Roman" w:eastAsia="宋体" w:hAnsi="Times New Roman" w:cs="Times New Roman"/>
          <w:sz w:val="21"/>
          <w:szCs w:val="21"/>
          <w:lang w:val="fr-FR"/>
          <w14:ligatures w14:val="none"/>
        </w:rPr>
        <w:t>无需落地，升入天堂。这一希冀纯属虚妄。在格林童话《勇敢的小裁缝》中，小裁缝要和巨人比试力量。巨人把一块石头高高地抛上的天空，过了很久才落下来。小裁缝说他</w:t>
      </w:r>
      <w:r w:rsidR="00BB50FC">
        <w:rPr>
          <w:rFonts w:ascii="Times New Roman" w:eastAsia="宋体" w:hAnsi="Times New Roman" w:cs="Times New Roman" w:hint="eastAsia"/>
          <w:sz w:val="21"/>
          <w:szCs w:val="21"/>
          <w:lang w:val="fr-FR"/>
          <w14:ligatures w14:val="none"/>
        </w:rPr>
        <w:t>能</w:t>
      </w:r>
      <w:r w:rsidRPr="00AE2F29">
        <w:rPr>
          <w:rFonts w:ascii="Times New Roman" w:eastAsia="宋体" w:hAnsi="Times New Roman" w:cs="Times New Roman"/>
          <w:sz w:val="21"/>
          <w:szCs w:val="21"/>
          <w:lang w:val="fr-FR"/>
          <w14:ligatures w14:val="none"/>
        </w:rPr>
        <w:t>做得更好，他抛出的石头</w:t>
      </w:r>
      <w:r w:rsidR="00DD7838">
        <w:rPr>
          <w:rFonts w:ascii="Times New Roman" w:eastAsia="宋体" w:hAnsi="Times New Roman" w:cs="Times New Roman" w:hint="eastAsia"/>
          <w:sz w:val="21"/>
          <w:szCs w:val="21"/>
          <w:lang w:val="fr-FR"/>
          <w14:ligatures w14:val="none"/>
        </w:rPr>
        <w:t>不会下落</w:t>
      </w:r>
      <w:r w:rsidRPr="00AE2F29">
        <w:rPr>
          <w:rFonts w:ascii="Times New Roman" w:eastAsia="宋体" w:hAnsi="Times New Roman" w:cs="Times New Roman"/>
          <w:sz w:val="21"/>
          <w:szCs w:val="21"/>
          <w:lang w:val="fr-FR"/>
          <w14:ligatures w14:val="none"/>
        </w:rPr>
        <w:t>，接着他放出了藏在口袋的小鸟。不具羽翼者终会坠落。那些用双脚跳向天空的人，沉迷于这种肌肉的努力，而不看天空。但在这件事情上，看是唯一有效的东西。因为它能够让上帝降临。而当上帝降到我们身边，他便</w:t>
      </w:r>
      <w:proofErr w:type="gramStart"/>
      <w:r w:rsidRPr="00AE2F29">
        <w:rPr>
          <w:rFonts w:ascii="Times New Roman" w:eastAsia="宋体" w:hAnsi="Times New Roman" w:cs="Times New Roman"/>
          <w:sz w:val="21"/>
          <w:szCs w:val="21"/>
          <w:lang w:val="fr-FR"/>
          <w14:ligatures w14:val="none"/>
        </w:rPr>
        <w:t>会举扬</w:t>
      </w:r>
      <w:proofErr w:type="gramEnd"/>
      <w:r w:rsidRPr="00AE2F29">
        <w:rPr>
          <w:rFonts w:ascii="Times New Roman" w:eastAsia="宋体" w:hAnsi="Times New Roman" w:cs="Times New Roman"/>
          <w:sz w:val="21"/>
          <w:szCs w:val="21"/>
          <w:lang w:val="fr-FR"/>
          <w14:ligatures w14:val="none"/>
        </w:rPr>
        <w:t>我们，为我们插上翅膀。我们的肌肉努力只有在拒斥和克服一切可能阻碍我们</w:t>
      </w:r>
      <w:r w:rsidR="000E0121">
        <w:rPr>
          <w:rFonts w:ascii="Times New Roman" w:eastAsia="宋体" w:hAnsi="Times New Roman" w:cs="Times New Roman" w:hint="eastAsia"/>
          <w:sz w:val="21"/>
          <w:szCs w:val="21"/>
          <w:lang w:val="fr-FR"/>
          <w14:ligatures w14:val="none"/>
        </w:rPr>
        <w:t>观看</w:t>
      </w:r>
      <w:r w:rsidRPr="00AE2F29">
        <w:rPr>
          <w:rFonts w:ascii="Times New Roman" w:eastAsia="宋体" w:hAnsi="Times New Roman" w:cs="Times New Roman"/>
          <w:sz w:val="21"/>
          <w:szCs w:val="21"/>
          <w:lang w:val="fr-FR"/>
          <w14:ligatures w14:val="none"/>
        </w:rPr>
        <w:t>的东西时才</w:t>
      </w:r>
      <w:r w:rsidR="000E0121">
        <w:rPr>
          <w:rFonts w:ascii="Times New Roman" w:eastAsia="宋体" w:hAnsi="Times New Roman" w:cs="Times New Roman" w:hint="eastAsia"/>
          <w:sz w:val="21"/>
          <w:szCs w:val="21"/>
          <w:lang w:val="fr-FR"/>
          <w14:ligatures w14:val="none"/>
        </w:rPr>
        <w:t>具有合法的效用</w:t>
      </w:r>
      <w:r w:rsidRPr="00AE2F29">
        <w:rPr>
          <w:rFonts w:ascii="Times New Roman" w:eastAsia="宋体" w:hAnsi="Times New Roman" w:cs="Times New Roman"/>
          <w:sz w:val="21"/>
          <w:szCs w:val="21"/>
          <w:lang w:val="fr-FR"/>
          <w14:ligatures w14:val="none"/>
        </w:rPr>
        <w:t>；这是一种消极的</w:t>
      </w:r>
      <w:r w:rsidR="000E0121">
        <w:rPr>
          <w:rFonts w:ascii="Times New Roman" w:eastAsia="宋体" w:hAnsi="Times New Roman" w:cs="Times New Roman" w:hint="eastAsia"/>
          <w:sz w:val="21"/>
          <w:szCs w:val="21"/>
          <w:lang w:val="fr-FR"/>
          <w14:ligatures w14:val="none"/>
        </w:rPr>
        <w:t>效用</w:t>
      </w:r>
      <w:r w:rsidRPr="00AE2F29">
        <w:rPr>
          <w:rFonts w:ascii="Times New Roman" w:eastAsia="宋体" w:hAnsi="Times New Roman" w:cs="Times New Roman"/>
          <w:sz w:val="21"/>
          <w:szCs w:val="21"/>
          <w:lang w:val="fr-FR"/>
          <w14:ligatures w14:val="none"/>
        </w:rPr>
        <w:t>。灵魂中有能力</w:t>
      </w:r>
      <w:r w:rsidR="000E0121">
        <w:rPr>
          <w:rFonts w:ascii="Times New Roman" w:eastAsia="宋体" w:hAnsi="Times New Roman" w:cs="Times New Roman" w:hint="eastAsia"/>
          <w:sz w:val="21"/>
          <w:szCs w:val="21"/>
          <w:lang w:val="fr-FR"/>
          <w14:ligatures w14:val="none"/>
        </w:rPr>
        <w:t>观看</w:t>
      </w:r>
      <w:r w:rsidRPr="00AE2F29">
        <w:rPr>
          <w:rFonts w:ascii="Times New Roman" w:eastAsia="宋体" w:hAnsi="Times New Roman" w:cs="Times New Roman"/>
          <w:sz w:val="21"/>
          <w:szCs w:val="21"/>
          <w:lang w:val="fr-FR"/>
          <w14:ligatures w14:val="none"/>
        </w:rPr>
        <w:t>上帝的部分被</w:t>
      </w:r>
      <w:r w:rsidR="000E0121">
        <w:rPr>
          <w:rFonts w:ascii="Times New Roman" w:eastAsia="宋体" w:hAnsi="Times New Roman" w:cs="Times New Roman" w:hint="eastAsia"/>
          <w:sz w:val="21"/>
          <w:szCs w:val="21"/>
          <w:lang w:val="fr-FR"/>
          <w14:ligatures w14:val="none"/>
        </w:rPr>
        <w:t>一群</w:t>
      </w:r>
      <w:r w:rsidRPr="00AE2F29">
        <w:rPr>
          <w:rFonts w:ascii="Times New Roman" w:eastAsia="宋体" w:hAnsi="Times New Roman" w:cs="Times New Roman"/>
          <w:sz w:val="21"/>
          <w:szCs w:val="21"/>
          <w:lang w:val="fr-FR"/>
          <w14:ligatures w14:val="none"/>
        </w:rPr>
        <w:t>胡搅蛮缠的狗</w:t>
      </w:r>
      <w:r w:rsidR="003A7A50">
        <w:rPr>
          <w:rFonts w:ascii="Times New Roman" w:eastAsia="宋体" w:hAnsi="Times New Roman" w:cs="Times New Roman" w:hint="eastAsia"/>
          <w:sz w:val="21"/>
          <w:szCs w:val="21"/>
          <w:lang w:val="fr-FR"/>
          <w14:ligatures w14:val="none"/>
        </w:rPr>
        <w:t>所</w:t>
      </w:r>
      <w:r w:rsidRPr="00AE2F29">
        <w:rPr>
          <w:rFonts w:ascii="Times New Roman" w:eastAsia="宋体" w:hAnsi="Times New Roman" w:cs="Times New Roman"/>
          <w:sz w:val="21"/>
          <w:szCs w:val="21"/>
          <w:lang w:val="fr-FR"/>
          <w14:ligatures w14:val="none"/>
        </w:rPr>
        <w:t>包围</w:t>
      </w:r>
      <w:r w:rsidR="000E0121">
        <w:rPr>
          <w:rFonts w:ascii="Times New Roman" w:eastAsia="宋体" w:hAnsi="Times New Roman" w:cs="Times New Roman" w:hint="eastAsia"/>
          <w:sz w:val="21"/>
          <w:szCs w:val="21"/>
          <w:lang w:val="fr-FR"/>
          <w14:ligatures w14:val="none"/>
        </w:rPr>
        <w:t>，它们狂吠、撕咬</w:t>
      </w:r>
      <w:r w:rsidRPr="00AE2F29">
        <w:rPr>
          <w:rFonts w:ascii="Times New Roman" w:eastAsia="宋体" w:hAnsi="Times New Roman" w:cs="Times New Roman"/>
          <w:sz w:val="21"/>
          <w:szCs w:val="21"/>
          <w:lang w:val="fr-FR"/>
          <w14:ligatures w14:val="none"/>
        </w:rPr>
        <w:t>。必须用鞭子训练它们。在</w:t>
      </w:r>
      <w:r w:rsidR="003A7A50">
        <w:rPr>
          <w:rFonts w:ascii="Times New Roman" w:eastAsia="宋体" w:hAnsi="Times New Roman" w:cs="Times New Roman" w:hint="eastAsia"/>
          <w:sz w:val="21"/>
          <w:szCs w:val="21"/>
          <w:lang w:val="fr-FR"/>
          <w14:ligatures w14:val="none"/>
        </w:rPr>
        <w:t>可能的情况</w:t>
      </w:r>
      <w:r w:rsidRPr="00AE2F29">
        <w:rPr>
          <w:rFonts w:ascii="Times New Roman" w:eastAsia="宋体" w:hAnsi="Times New Roman" w:cs="Times New Roman"/>
          <w:sz w:val="21"/>
          <w:szCs w:val="21"/>
          <w:lang w:val="fr-FR"/>
          <w14:ligatures w14:val="none"/>
        </w:rPr>
        <w:t>下，也同样可以使用糖块。不论是</w:t>
      </w:r>
      <w:r w:rsidR="003A7A50">
        <w:rPr>
          <w:rFonts w:ascii="Times New Roman" w:eastAsia="宋体" w:hAnsi="Times New Roman" w:cs="Times New Roman" w:hint="eastAsia"/>
          <w:sz w:val="21"/>
          <w:szCs w:val="21"/>
          <w:lang w:val="fr-FR"/>
          <w14:ligatures w14:val="none"/>
        </w:rPr>
        <w:t>用</w:t>
      </w:r>
      <w:r w:rsidRPr="00AE2F29">
        <w:rPr>
          <w:rFonts w:ascii="Times New Roman" w:eastAsia="宋体" w:hAnsi="Times New Roman" w:cs="Times New Roman"/>
          <w:sz w:val="21"/>
          <w:szCs w:val="21"/>
          <w:lang w:val="fr-FR"/>
          <w14:ligatures w14:val="none"/>
        </w:rPr>
        <w:t>鞭子还是糖块</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事实上我们同时需要两者，而且要根据不同的性情调整二者的比例</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重点都在于训练这些狗，迫使它们保持</w:t>
      </w:r>
      <w:r w:rsidR="003A7A50">
        <w:rPr>
          <w:rFonts w:ascii="Times New Roman" w:eastAsia="宋体" w:hAnsi="Times New Roman" w:cs="Times New Roman" w:hint="eastAsia"/>
          <w:sz w:val="21"/>
          <w:szCs w:val="21"/>
          <w:lang w:val="fr-FR"/>
          <w14:ligatures w14:val="none"/>
        </w:rPr>
        <w:t>不动</w:t>
      </w:r>
      <w:r w:rsidRPr="00AE2F29">
        <w:rPr>
          <w:rFonts w:ascii="Times New Roman" w:eastAsia="宋体" w:hAnsi="Times New Roman" w:cs="Times New Roman"/>
          <w:sz w:val="21"/>
          <w:szCs w:val="21"/>
          <w:lang w:val="fr-FR"/>
          <w14:ligatures w14:val="none"/>
        </w:rPr>
        <w:t>和安静。这种训练</w:t>
      </w:r>
      <w:proofErr w:type="gramStart"/>
      <w:r w:rsidRPr="00AE2F29">
        <w:rPr>
          <w:rFonts w:ascii="Times New Roman" w:eastAsia="宋体" w:hAnsi="Times New Roman" w:cs="Times New Roman"/>
          <w:sz w:val="21"/>
          <w:szCs w:val="21"/>
          <w:lang w:val="fr-FR"/>
          <w14:ligatures w14:val="none"/>
        </w:rPr>
        <w:t>是属灵提升</w:t>
      </w:r>
      <w:proofErr w:type="gramEnd"/>
      <w:r w:rsidRPr="00AE2F29">
        <w:rPr>
          <w:rFonts w:ascii="Times New Roman" w:eastAsia="宋体" w:hAnsi="Times New Roman" w:cs="Times New Roman"/>
          <w:sz w:val="21"/>
          <w:szCs w:val="21"/>
          <w:lang w:val="fr-FR"/>
          <w14:ligatures w14:val="none"/>
        </w:rPr>
        <w:t>的条件之一，但其本身并不构成上升的力量。唯有上帝是上升的力量，我们看他，他便到来。看就意味着爱。人神之间</w:t>
      </w:r>
      <w:r w:rsidR="006F608A" w:rsidRPr="00AE2F29">
        <w:rPr>
          <w:rFonts w:ascii="Times New Roman" w:eastAsia="宋体" w:hAnsi="Times New Roman" w:cs="Times New Roman"/>
          <w:sz w:val="21"/>
          <w:szCs w:val="21"/>
          <w:lang w:val="fr-FR"/>
          <w14:ligatures w14:val="none"/>
        </w:rPr>
        <w:t>除了爱</w:t>
      </w:r>
      <w:r w:rsidR="006F608A">
        <w:rPr>
          <w:rFonts w:ascii="Times New Roman" w:eastAsia="宋体" w:hAnsi="Times New Roman" w:cs="Times New Roman" w:hint="eastAsia"/>
          <w:sz w:val="21"/>
          <w:szCs w:val="21"/>
          <w:lang w:val="fr-FR"/>
          <w14:ligatures w14:val="none"/>
        </w:rPr>
        <w:t>外</w:t>
      </w:r>
      <w:r w:rsidRPr="00AE2F29">
        <w:rPr>
          <w:rFonts w:ascii="Times New Roman" w:eastAsia="宋体" w:hAnsi="Times New Roman" w:cs="Times New Roman"/>
          <w:sz w:val="21"/>
          <w:szCs w:val="21"/>
          <w:lang w:val="fr-FR"/>
          <w14:ligatures w14:val="none"/>
        </w:rPr>
        <w:t>别无关联。但我们对上帝的爱必须像女子对良人的爱那样，不做任何表示，而只是等待。上帝</w:t>
      </w:r>
      <w:r w:rsidR="000A7B49">
        <w:rPr>
          <w:rFonts w:ascii="Times New Roman" w:eastAsia="宋体" w:hAnsi="Times New Roman" w:cs="Times New Roman" w:hint="eastAsia"/>
          <w:sz w:val="21"/>
          <w:szCs w:val="21"/>
          <w:lang w:val="fr-FR"/>
          <w14:ligatures w14:val="none"/>
        </w:rPr>
        <w:t>便</w:t>
      </w:r>
      <w:r w:rsidRPr="00AE2F29">
        <w:rPr>
          <w:rFonts w:ascii="Times New Roman" w:eastAsia="宋体" w:hAnsi="Times New Roman" w:cs="Times New Roman"/>
          <w:sz w:val="21"/>
          <w:szCs w:val="21"/>
          <w:lang w:val="fr-FR"/>
          <w14:ligatures w14:val="none"/>
        </w:rPr>
        <w:t>是</w:t>
      </w:r>
      <w:r w:rsidR="000A7B49" w:rsidRPr="00AE2F29">
        <w:rPr>
          <w:rFonts w:ascii="Times New Roman" w:eastAsia="宋体" w:hAnsi="Times New Roman" w:cs="Times New Roman"/>
          <w:sz w:val="21"/>
          <w:szCs w:val="21"/>
          <w:lang w:val="fr-FR"/>
          <w14:ligatures w14:val="none"/>
        </w:rPr>
        <w:t>良人</w:t>
      </w:r>
      <w:r w:rsidRPr="00AE2F29">
        <w:rPr>
          <w:rFonts w:ascii="Times New Roman" w:eastAsia="宋体" w:hAnsi="Times New Roman" w:cs="Times New Roman"/>
          <w:sz w:val="21"/>
          <w:szCs w:val="21"/>
          <w:lang w:val="fr-FR"/>
          <w14:ligatures w14:val="none"/>
        </w:rPr>
        <w:t>，要来到他所拣选的佳偶身边，</w:t>
      </w:r>
      <w:r w:rsidR="000A7B49">
        <w:rPr>
          <w:rFonts w:ascii="Times New Roman" w:eastAsia="宋体" w:hAnsi="Times New Roman" w:cs="Times New Roman" w:hint="eastAsia"/>
          <w:sz w:val="21"/>
          <w:szCs w:val="21"/>
          <w:lang w:val="fr-FR"/>
          <w14:ligatures w14:val="none"/>
        </w:rPr>
        <w:t>与</w:t>
      </w:r>
      <w:r w:rsidRPr="00AE2F29">
        <w:rPr>
          <w:rFonts w:ascii="Times New Roman" w:eastAsia="宋体" w:hAnsi="Times New Roman" w:cs="Times New Roman"/>
          <w:sz w:val="21"/>
          <w:szCs w:val="21"/>
          <w:lang w:val="fr-FR"/>
          <w14:ligatures w14:val="none"/>
        </w:rPr>
        <w:t>她交谈，将她娶走。而</w:t>
      </w:r>
      <w:r w:rsidR="000A7B49" w:rsidRPr="00AE2F29">
        <w:rPr>
          <w:rFonts w:ascii="Times New Roman" w:eastAsia="宋体" w:hAnsi="Times New Roman" w:cs="Times New Roman"/>
          <w:sz w:val="21"/>
          <w:szCs w:val="21"/>
          <w:lang w:val="fr-FR"/>
          <w14:ligatures w14:val="none"/>
        </w:rPr>
        <w:t>佳偶</w:t>
      </w:r>
      <w:r w:rsidRPr="00AE2F29">
        <w:rPr>
          <w:rFonts w:ascii="Times New Roman" w:eastAsia="宋体" w:hAnsi="Times New Roman" w:cs="Times New Roman"/>
          <w:sz w:val="21"/>
          <w:szCs w:val="21"/>
          <w:lang w:val="fr-FR"/>
          <w14:ligatures w14:val="none"/>
        </w:rPr>
        <w:t>只需等待。</w:t>
      </w:r>
    </w:p>
    <w:p w14:paraId="594C1F0D" w14:textId="34949F34"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帕斯卡尔的那句</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若你未曾将我找到，你便不会将我寻找</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并非对人神关系的准确表述。</w:t>
      </w:r>
      <w:r w:rsidRPr="009816F7">
        <w:rPr>
          <w:rStyle w:val="af4"/>
          <w:rFonts w:ascii="宋体" w:hAnsi="宋体"/>
          <w:lang w:val="fr-FR"/>
        </w:rPr>
        <w:footnoteReference w:id="26"/>
      </w:r>
      <w:r w:rsidRPr="00AE2F29">
        <w:rPr>
          <w:rFonts w:ascii="Times New Roman" w:eastAsia="宋体" w:hAnsi="Times New Roman" w:cs="Times New Roman"/>
          <w:sz w:val="21"/>
          <w:szCs w:val="21"/>
          <w:lang w:val="fr-FR"/>
          <w14:ligatures w14:val="none"/>
        </w:rPr>
        <w:t>柏拉图的</w:t>
      </w:r>
      <w:r w:rsidR="005A2188">
        <w:rPr>
          <w:rFonts w:ascii="Times New Roman" w:eastAsia="宋体" w:hAnsi="Times New Roman" w:cs="Times New Roman" w:hint="eastAsia"/>
          <w:sz w:val="21"/>
          <w:szCs w:val="21"/>
          <w:lang w:val="fr-FR"/>
          <w14:ligatures w14:val="none"/>
        </w:rPr>
        <w:t>话语</w:t>
      </w:r>
      <w:r w:rsidRPr="00AE2F29">
        <w:rPr>
          <w:rFonts w:ascii="Times New Roman" w:eastAsia="宋体" w:hAnsi="Times New Roman" w:cs="Times New Roman"/>
          <w:sz w:val="21"/>
          <w:szCs w:val="21"/>
          <w:lang w:val="fr-FR"/>
          <w14:ligatures w14:val="none"/>
        </w:rPr>
        <w:t>更</w:t>
      </w:r>
      <w:r w:rsidR="0040409E">
        <w:rPr>
          <w:rFonts w:ascii="Times New Roman" w:eastAsia="宋体" w:hAnsi="Times New Roman" w:cs="Times New Roman" w:hint="eastAsia"/>
          <w:sz w:val="21"/>
          <w:szCs w:val="21"/>
          <w:lang w:val="fr-FR"/>
          <w14:ligatures w14:val="none"/>
        </w:rPr>
        <w:t>为</w:t>
      </w:r>
      <w:r w:rsidRPr="00AE2F29">
        <w:rPr>
          <w:rFonts w:ascii="Times New Roman" w:eastAsia="宋体" w:hAnsi="Times New Roman" w:cs="Times New Roman"/>
          <w:sz w:val="21"/>
          <w:szCs w:val="21"/>
          <w:lang w:val="fr-FR"/>
          <w14:ligatures w14:val="none"/>
        </w:rPr>
        <w:t>深刻：</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用整个灵魂转离那些易逝</w:t>
      </w:r>
      <w:r w:rsidR="005A2188">
        <w:rPr>
          <w:rFonts w:ascii="Times New Roman" w:eastAsia="宋体" w:hAnsi="Times New Roman" w:cs="Times New Roman" w:hint="eastAsia"/>
          <w:sz w:val="21"/>
          <w:szCs w:val="21"/>
          <w:lang w:val="fr-FR"/>
          <w14:ligatures w14:val="none"/>
        </w:rPr>
        <w:t>[</w:t>
      </w:r>
      <w:r w:rsidR="009816F7">
        <w:rPr>
          <w:rFonts w:ascii="Times New Roman" w:eastAsia="宋体" w:hAnsi="Times New Roman" w:cs="Times New Roman" w:hint="eastAsia"/>
          <w:sz w:val="21"/>
          <w:szCs w:val="21"/>
          <w:lang w:val="fr-FR"/>
          <w14:ligatures w14:val="none"/>
        </w:rPr>
        <w:t>流变</w:t>
      </w:r>
      <w:r w:rsidR="005A2188">
        <w:rPr>
          <w:rFonts w:ascii="Times New Roman" w:eastAsia="宋体" w:hAnsi="Times New Roman" w:cs="Times New Roman" w:hint="eastAsia"/>
          <w:sz w:val="21"/>
          <w:szCs w:val="21"/>
          <w:lang w:val="fr-FR"/>
          <w14:ligatures w14:val="none"/>
        </w:rPr>
        <w:t>]</w:t>
      </w:r>
      <w:r w:rsidRPr="00AE2F29">
        <w:rPr>
          <w:rFonts w:ascii="Times New Roman" w:eastAsia="宋体" w:hAnsi="Times New Roman" w:cs="Times New Roman"/>
          <w:sz w:val="21"/>
          <w:szCs w:val="21"/>
          <w:lang w:val="fr-FR"/>
          <w14:ligatures w14:val="none"/>
        </w:rPr>
        <w:t>之物</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w:t>
      </w:r>
      <w:r w:rsidRPr="009816F7">
        <w:rPr>
          <w:rStyle w:val="af4"/>
          <w:rFonts w:ascii="宋体" w:hAnsi="宋体"/>
          <w:lang w:val="fr-FR"/>
        </w:rPr>
        <w:footnoteReference w:id="27"/>
      </w:r>
      <w:r w:rsidRPr="009816F7">
        <w:rPr>
          <w:rStyle w:val="af4"/>
          <w:rFonts w:ascii="宋体" w:hAnsi="宋体"/>
          <w:lang w:val="fr-FR"/>
        </w:rPr>
        <w:t xml:space="preserve"> </w:t>
      </w:r>
      <w:r w:rsidRPr="00AE2F29">
        <w:rPr>
          <w:rFonts w:ascii="Times New Roman" w:eastAsia="宋体" w:hAnsi="Times New Roman" w:cs="Times New Roman"/>
          <w:sz w:val="21"/>
          <w:szCs w:val="21"/>
          <w:lang w:val="fr-FR"/>
          <w14:ligatures w14:val="none"/>
        </w:rPr>
        <w:t>人无需去寻找或信仰上帝。而只需拒绝</w:t>
      </w:r>
      <w:proofErr w:type="gramStart"/>
      <w:r w:rsidRPr="00AE2F29">
        <w:rPr>
          <w:rFonts w:ascii="Times New Roman" w:eastAsia="宋体" w:hAnsi="Times New Roman" w:cs="Times New Roman"/>
          <w:sz w:val="21"/>
          <w:szCs w:val="21"/>
          <w:lang w:val="fr-FR"/>
          <w14:ligatures w14:val="none"/>
        </w:rPr>
        <w:t>对并非</w:t>
      </w:r>
      <w:proofErr w:type="gramEnd"/>
      <w:r w:rsidRPr="00AE2F29">
        <w:rPr>
          <w:rFonts w:ascii="Times New Roman" w:eastAsia="宋体" w:hAnsi="Times New Roman" w:cs="Times New Roman"/>
          <w:sz w:val="21"/>
          <w:szCs w:val="21"/>
          <w:lang w:val="fr-FR"/>
          <w14:ligatures w14:val="none"/>
        </w:rPr>
        <w:t>上帝的一切的爱。这种拒绝不以任何信仰为前提。只需指出对所有人来说都显而易见的一点</w:t>
      </w:r>
      <w:bookmarkStart w:id="14" w:name="_Hlk140691095"/>
      <w:r w:rsidRPr="00AE2F29">
        <w:rPr>
          <w:rFonts w:ascii="Times New Roman" w:eastAsia="宋体" w:hAnsi="Times New Roman" w:cs="Times New Roman"/>
          <w:sz w:val="21"/>
          <w:szCs w:val="21"/>
          <w:lang w:val="fr-FR"/>
          <w14:ligatures w14:val="none"/>
        </w:rPr>
        <w:t>就足够了：尘世间的一切诸善，不论是过去的，现在的，还是未来的，不论是真实的，还是想象的，都有限和有终，根本无法满足在我们心中永恒燃烧着的对无限</w:t>
      </w:r>
      <w:r w:rsidRPr="00AE2F29">
        <w:rPr>
          <w:rFonts w:ascii="Times New Roman" w:eastAsia="宋体" w:hAnsi="Times New Roman" w:cs="Times New Roman"/>
          <w:sz w:val="21"/>
          <w:szCs w:val="21"/>
          <w:lang w:val="fr-FR"/>
          <w14:ligatures w14:val="none"/>
        </w:rPr>
        <w:lastRenderedPageBreak/>
        <w:t>且完美之善的渴望</w:t>
      </w:r>
      <w:bookmarkEnd w:id="14"/>
      <w:r w:rsidRPr="00AE2F29">
        <w:rPr>
          <w:rFonts w:ascii="Times New Roman" w:eastAsia="宋体" w:hAnsi="Times New Roman" w:cs="Times New Roman"/>
          <w:sz w:val="21"/>
          <w:szCs w:val="21"/>
          <w:lang w:val="fr-FR"/>
          <w14:ligatures w14:val="none"/>
        </w:rPr>
        <w:t>。所有人都知道这点，并且不止一次地在某一时刻察觉到它，但随即他们便会继续</w:t>
      </w:r>
      <w:r w:rsidR="00CC0006">
        <w:rPr>
          <w:rFonts w:ascii="Times New Roman" w:eastAsia="宋体" w:hAnsi="Times New Roman" w:cs="Times New Roman" w:hint="eastAsia"/>
          <w:sz w:val="21"/>
          <w:szCs w:val="21"/>
          <w:lang w:val="fr-FR"/>
          <w14:ligatures w14:val="none"/>
        </w:rPr>
        <w:t>佯装不知</w:t>
      </w:r>
      <w:r w:rsidRPr="00AE2F29">
        <w:rPr>
          <w:rFonts w:ascii="Times New Roman" w:eastAsia="宋体" w:hAnsi="Times New Roman" w:cs="Times New Roman"/>
          <w:sz w:val="21"/>
          <w:szCs w:val="21"/>
          <w:lang w:val="fr-FR"/>
          <w14:ligatures w14:val="none"/>
        </w:rPr>
        <w:t>，因为他们感到这种知识将会让</w:t>
      </w:r>
      <w:r w:rsidR="00CC0006">
        <w:rPr>
          <w:rFonts w:ascii="Times New Roman" w:eastAsia="宋体" w:hAnsi="Times New Roman" w:cs="Times New Roman" w:hint="eastAsia"/>
          <w:sz w:val="21"/>
          <w:szCs w:val="21"/>
          <w:lang w:val="fr-FR"/>
          <w14:ligatures w14:val="none"/>
        </w:rPr>
        <w:t>人</w:t>
      </w:r>
      <w:r w:rsidRPr="00AE2F29">
        <w:rPr>
          <w:rFonts w:ascii="Times New Roman" w:eastAsia="宋体" w:hAnsi="Times New Roman" w:cs="Times New Roman"/>
          <w:sz w:val="21"/>
          <w:szCs w:val="21"/>
          <w:lang w:val="fr-FR"/>
          <w14:ligatures w14:val="none"/>
        </w:rPr>
        <w:t>无法继续生活。他们的感觉是对的，这知识杀人，但它造成的死亡通向复活。我们无法预先知晓这点，而只能感受到死的紧迫；必须在真理与死亡、谎言与生命之间做出选择。只要你选择前者，只要你坚定不移，只要你坚持拒绝将全部的爱献给与之不相称的事物，即尘世间的一切，这就够了。没有问题可问，没有寻找可做。一个人只要坚持这种拒绝，上帝便迟早会来到他的身边。他将如厄勒克特拉发现俄瑞斯忒斯那样，看到，听到，并且拥抱上帝，他将确信这个事实的无可辩驳。他不会失去怀疑的能力；</w:t>
      </w:r>
      <w:r w:rsidR="00085F7B">
        <w:rPr>
          <w:rFonts w:ascii="Times New Roman" w:eastAsia="宋体" w:hAnsi="Times New Roman" w:cs="Times New Roman" w:hint="eastAsia"/>
          <w:sz w:val="21"/>
          <w:szCs w:val="21"/>
          <w:lang w:val="fr-FR"/>
          <w14:ligatures w14:val="none"/>
        </w:rPr>
        <w:t>人类的心灵</w:t>
      </w:r>
      <w:r w:rsidRPr="00AE2F29">
        <w:rPr>
          <w:rFonts w:ascii="Times New Roman" w:eastAsia="宋体" w:hAnsi="Times New Roman" w:cs="Times New Roman"/>
          <w:sz w:val="21"/>
          <w:szCs w:val="21"/>
          <w:lang w:val="fr-FR"/>
          <w14:ligatures w14:val="none"/>
        </w:rPr>
        <w:t>永远具有怀疑的能力和义务；但永不停息的怀疑会摧毁不定之物的虚假确定性，并确证确定之物的（真实）确定性。对任何一个已经被上帝占有的人来说，对上帝的真实性的怀疑都纯粹是抽象的和口头的，甚至比对可感事物之真实性的怀疑还要抽象和</w:t>
      </w:r>
      <w:proofErr w:type="gramStart"/>
      <w:r w:rsidRPr="00AE2F29">
        <w:rPr>
          <w:rFonts w:ascii="Times New Roman" w:eastAsia="宋体" w:hAnsi="Times New Roman" w:cs="Times New Roman"/>
          <w:sz w:val="21"/>
          <w:szCs w:val="21"/>
          <w:lang w:val="fr-FR"/>
          <w14:ligatures w14:val="none"/>
        </w:rPr>
        <w:t>口头得</w:t>
      </w:r>
      <w:proofErr w:type="gramEnd"/>
      <w:r w:rsidRPr="00AE2F29">
        <w:rPr>
          <w:rFonts w:ascii="Times New Roman" w:eastAsia="宋体" w:hAnsi="Times New Roman" w:cs="Times New Roman"/>
          <w:sz w:val="21"/>
          <w:szCs w:val="21"/>
          <w:lang w:val="fr-FR"/>
          <w14:ligatures w14:val="none"/>
        </w:rPr>
        <w:t>多；当这种在这种怀疑出现时，只需要毫无保留地接纳它，就能体会到</w:t>
      </w:r>
      <w:r w:rsidR="00035420">
        <w:rPr>
          <w:rFonts w:ascii="Times New Roman" w:eastAsia="宋体" w:hAnsi="Times New Roman" w:cs="Times New Roman" w:hint="eastAsia"/>
          <w:sz w:val="21"/>
          <w:szCs w:val="21"/>
          <w:lang w:val="fr-FR"/>
          <w14:ligatures w14:val="none"/>
        </w:rPr>
        <w:t>这点</w:t>
      </w:r>
      <w:r w:rsidRPr="00AE2F29">
        <w:rPr>
          <w:rFonts w:ascii="Times New Roman" w:eastAsia="宋体" w:hAnsi="Times New Roman" w:cs="Times New Roman"/>
          <w:sz w:val="21"/>
          <w:szCs w:val="21"/>
          <w:lang w:val="fr-FR"/>
          <w14:ligatures w14:val="none"/>
        </w:rPr>
        <w:t>。从此，信仰问题便不复存在。只要一个人尚未被上帝占据，他便不可能拥有信仰，而只能拥有某种朴素的信念；是否拥有这种信念并不重要，因为他同样可以通过不信（</w:t>
      </w:r>
      <w:r w:rsidRPr="00AE2F29">
        <w:rPr>
          <w:rFonts w:ascii="Times New Roman" w:eastAsia="宋体" w:hAnsi="Times New Roman" w:cs="Times New Roman"/>
          <w:sz w:val="21"/>
          <w:szCs w:val="21"/>
          <w:lang w:val="fr-FR"/>
          <w14:ligatures w14:val="none"/>
        </w:rPr>
        <w:t>incrédulité</w:t>
      </w:r>
      <w:r w:rsidRPr="00AE2F29">
        <w:rPr>
          <w:rFonts w:ascii="Times New Roman" w:eastAsia="宋体" w:hAnsi="Times New Roman" w:cs="Times New Roman"/>
          <w:sz w:val="21"/>
          <w:szCs w:val="21"/>
          <w:lang w:val="fr-FR"/>
          <w14:ligatures w14:val="none"/>
        </w:rPr>
        <w:t>）抵达信仰。是否将爱系于（</w:t>
      </w:r>
      <w:r w:rsidRPr="00AE2F29">
        <w:rPr>
          <w:rFonts w:ascii="Times New Roman" w:eastAsia="宋体" w:hAnsi="Times New Roman" w:cs="Times New Roman"/>
          <w:sz w:val="21"/>
          <w:szCs w:val="21"/>
          <w:lang w:val="fr-FR"/>
          <w14:ligatures w14:val="none"/>
        </w:rPr>
        <w:t>attacher</w:t>
      </w:r>
      <w:r w:rsidRPr="00AE2F29">
        <w:rPr>
          <w:rFonts w:ascii="Times New Roman" w:eastAsia="宋体" w:hAnsi="Times New Roman" w:cs="Times New Roman"/>
          <w:sz w:val="21"/>
          <w:szCs w:val="21"/>
          <w:lang w:val="fr-FR"/>
          <w14:ligatures w14:val="none"/>
        </w:rPr>
        <w:t>）此世就是人类所面临的唯一抉择。若是一个人拒绝将爱系于此世，并保持静止，不去寻求，不做动作，只是等待，同时不试图去弄清他所等待的到底是什么；那么便可以肯定，上帝将为他铺好一切道路。寻找上帝者更多是妨碍而不是协助了上帝的工作。被上帝占据的人不会再寻找上帝，而帕斯卡尔似乎使用了</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寻找</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一词。</w:t>
      </w:r>
    </w:p>
    <w:p w14:paraId="58501EB2" w14:textId="78A258CF"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既然上帝位于高处，位于我们无法企及的维度，我们要如何找见他呢？我们只能水平地行走。若我们这般行走，寻觅我们的善，即便有所获得，结果也终为虚幻</w:t>
      </w:r>
      <w:r w:rsidRPr="00AE2F29">
        <w:rPr>
          <w:rFonts w:ascii="Times New Roman" w:eastAsia="宋体" w:hAnsi="Times New Roman" w:cs="Times New Roman"/>
          <w:sz w:val="21"/>
          <w:szCs w:val="21"/>
          <w:lang w:val="fr-FR"/>
          <w14:ligatures w14:val="none"/>
        </w:rPr>
        <w:t>——</w:t>
      </w:r>
      <w:r w:rsidRPr="00AE2F29">
        <w:rPr>
          <w:rFonts w:ascii="Times New Roman" w:eastAsia="宋体" w:hAnsi="Times New Roman" w:cs="Times New Roman"/>
          <w:sz w:val="21"/>
          <w:szCs w:val="21"/>
          <w:lang w:val="fr-FR"/>
          <w14:ligatures w14:val="none"/>
        </w:rPr>
        <w:t>我们</w:t>
      </w:r>
      <w:r w:rsidR="00852765">
        <w:rPr>
          <w:rFonts w:ascii="Times New Roman" w:eastAsia="宋体" w:hAnsi="Times New Roman" w:cs="Times New Roman" w:hint="eastAsia"/>
          <w:sz w:val="21"/>
          <w:szCs w:val="21"/>
          <w:lang w:val="fr-FR"/>
          <w14:ligatures w14:val="none"/>
        </w:rPr>
        <w:t>所</w:t>
      </w:r>
      <w:r w:rsidRPr="00AE2F29">
        <w:rPr>
          <w:rFonts w:ascii="Times New Roman" w:eastAsia="宋体" w:hAnsi="Times New Roman" w:cs="Times New Roman"/>
          <w:sz w:val="21"/>
          <w:szCs w:val="21"/>
          <w:lang w:val="fr-FR"/>
          <w14:ligatures w14:val="none"/>
        </w:rPr>
        <w:t>找到的不会是上帝。一个孩子在街上突然发现母亲已不在身边，就会流着眼泪四处奔跑，但他错了；若他有足够的智慧和勇气静心等待，母亲就会很快找到他。只需等待和呼唤。在不知道周边是否有人的时候，不要呼唤某人。喊你饿了，想要面包。你会喊上一段时间，或长或短，但</w:t>
      </w:r>
      <w:r w:rsidR="00852765">
        <w:rPr>
          <w:rFonts w:ascii="Times New Roman" w:eastAsia="宋体" w:hAnsi="Times New Roman" w:cs="Times New Roman" w:hint="eastAsia"/>
          <w:sz w:val="21"/>
          <w:szCs w:val="21"/>
          <w:lang w:val="fr-FR"/>
          <w14:ligatures w14:val="none"/>
        </w:rPr>
        <w:t>最终</w:t>
      </w:r>
      <w:r w:rsidRPr="00AE2F29">
        <w:rPr>
          <w:rFonts w:ascii="Times New Roman" w:eastAsia="宋体" w:hAnsi="Times New Roman" w:cs="Times New Roman"/>
          <w:sz w:val="21"/>
          <w:szCs w:val="21"/>
          <w:lang w:val="fr-FR"/>
          <w14:ligatures w14:val="none"/>
        </w:rPr>
        <w:t>会得到食物，到那时，我们便不再</w:t>
      </w:r>
      <w:r w:rsidR="007B7139">
        <w:rPr>
          <w:rFonts w:ascii="Times New Roman" w:eastAsia="宋体" w:hAnsi="Times New Roman" w:cs="Times New Roman" w:hint="eastAsia"/>
          <w:sz w:val="21"/>
          <w:szCs w:val="21"/>
          <w:lang w:val="fr-FR"/>
          <w14:ligatures w14:val="none"/>
        </w:rPr>
        <w:t>是</w:t>
      </w:r>
      <w:r w:rsidRPr="00AE2F29">
        <w:rPr>
          <w:rFonts w:ascii="Times New Roman" w:eastAsia="宋体" w:hAnsi="Times New Roman" w:cs="Times New Roman"/>
          <w:sz w:val="21"/>
          <w:szCs w:val="21"/>
          <w:lang w:val="fr-FR"/>
          <w14:ligatures w14:val="none"/>
        </w:rPr>
        <w:t>相信，而是知道面包的真实存在。当你</w:t>
      </w:r>
      <w:r w:rsidR="007B7139">
        <w:rPr>
          <w:rFonts w:ascii="Times New Roman" w:eastAsia="宋体" w:hAnsi="Times New Roman" w:cs="Times New Roman" w:hint="eastAsia"/>
          <w:sz w:val="21"/>
          <w:szCs w:val="21"/>
          <w:lang w:val="fr-FR"/>
          <w14:ligatures w14:val="none"/>
        </w:rPr>
        <w:t>已</w:t>
      </w:r>
      <w:r w:rsidRPr="00AE2F29">
        <w:rPr>
          <w:rFonts w:ascii="Times New Roman" w:eastAsia="宋体" w:hAnsi="Times New Roman" w:cs="Times New Roman"/>
          <w:sz w:val="21"/>
          <w:szCs w:val="21"/>
          <w:lang w:val="fr-FR"/>
          <w14:ligatures w14:val="none"/>
        </w:rPr>
        <w:t>吃过面包，还会想要什么更为可靠的证据呢？</w:t>
      </w:r>
      <w:r w:rsidR="00011969">
        <w:rPr>
          <w:rFonts w:ascii="Times New Roman" w:eastAsia="宋体" w:hAnsi="Times New Roman" w:cs="Times New Roman" w:hint="eastAsia"/>
          <w:sz w:val="21"/>
          <w:szCs w:val="21"/>
          <w:lang w:val="fr-FR"/>
          <w14:ligatures w14:val="none"/>
        </w:rPr>
        <w:t>而</w:t>
      </w:r>
      <w:r w:rsidRPr="00AE2F29">
        <w:rPr>
          <w:rFonts w:ascii="Times New Roman" w:eastAsia="宋体" w:hAnsi="Times New Roman" w:cs="Times New Roman"/>
          <w:sz w:val="21"/>
          <w:szCs w:val="21"/>
          <w:lang w:val="fr-FR"/>
          <w14:ligatures w14:val="none"/>
        </w:rPr>
        <w:t>只要你还没吃过，相信面包就既无用处也无必要。重要的是知道自己饿了。这不是一种信念，而是一种知识，</w:t>
      </w:r>
      <w:r w:rsidR="00011969">
        <w:rPr>
          <w:rFonts w:ascii="Times New Roman" w:eastAsia="宋体" w:hAnsi="Times New Roman" w:cs="Times New Roman" w:hint="eastAsia"/>
          <w:sz w:val="21"/>
          <w:szCs w:val="21"/>
          <w:lang w:val="fr-FR"/>
          <w14:ligatures w14:val="none"/>
        </w:rPr>
        <w:t>唯有谎言才能掩盖这种知识的确凿。</w:t>
      </w:r>
      <w:r w:rsidRPr="00AE2F29">
        <w:rPr>
          <w:rFonts w:ascii="Times New Roman" w:eastAsia="宋体" w:hAnsi="Times New Roman" w:cs="Times New Roman"/>
          <w:sz w:val="21"/>
          <w:szCs w:val="21"/>
          <w:lang w:val="fr-FR"/>
          <w14:ligatures w14:val="none"/>
        </w:rPr>
        <w:t>任何相信尘世间已经或者将要能够生产这种</w:t>
      </w:r>
      <w:r w:rsidR="00FE0DC4">
        <w:rPr>
          <w:rFonts w:ascii="Times New Roman" w:eastAsia="宋体" w:hAnsi="Times New Roman" w:cs="Times New Roman" w:hint="eastAsia"/>
          <w:sz w:val="21"/>
          <w:szCs w:val="21"/>
          <w:lang w:val="fr-FR"/>
          <w14:ligatures w14:val="none"/>
        </w:rPr>
        <w:t>面包</w:t>
      </w:r>
      <w:r w:rsidRPr="00AE2F29">
        <w:rPr>
          <w:rFonts w:ascii="Times New Roman" w:eastAsia="宋体" w:hAnsi="Times New Roman" w:cs="Times New Roman"/>
          <w:sz w:val="21"/>
          <w:szCs w:val="21"/>
          <w:lang w:val="fr-FR"/>
          <w14:ligatures w14:val="none"/>
        </w:rPr>
        <w:t>的人都在撒谎。</w:t>
      </w:r>
    </w:p>
    <w:p w14:paraId="14B67EDD" w14:textId="3A9DE2E4"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r w:rsidRPr="00AE2F29">
        <w:rPr>
          <w:rFonts w:ascii="Times New Roman" w:eastAsia="宋体" w:hAnsi="Times New Roman" w:cs="Times New Roman"/>
          <w:sz w:val="21"/>
          <w:szCs w:val="21"/>
          <w:lang w:val="fr-FR"/>
          <w14:ligatures w14:val="none"/>
        </w:rPr>
        <w:t>天上的</w:t>
      </w:r>
      <w:r w:rsidR="00FE0DC4">
        <w:rPr>
          <w:rFonts w:ascii="Times New Roman" w:eastAsia="宋体" w:hAnsi="Times New Roman" w:cs="Times New Roman" w:hint="eastAsia"/>
          <w:sz w:val="21"/>
          <w:szCs w:val="21"/>
          <w:lang w:val="fr-FR"/>
          <w14:ligatures w14:val="none"/>
        </w:rPr>
        <w:t>面包</w:t>
      </w:r>
      <w:r w:rsidRPr="00AE2F29">
        <w:rPr>
          <w:rFonts w:ascii="Times New Roman" w:eastAsia="宋体" w:hAnsi="Times New Roman" w:cs="Times New Roman"/>
          <w:sz w:val="21"/>
          <w:szCs w:val="21"/>
          <w:lang w:val="fr-FR"/>
          <w14:ligatures w14:val="none"/>
        </w:rPr>
        <w:t>不仅能让善在我们体内生长，还会铲除我们的邪恶，而我们凭靠自身的努力却永远无法做到这点。只有将目光投向某件完美纯净之物，我们心中的邪恶才会有所减少。</w:t>
      </w:r>
    </w:p>
    <w:p w14:paraId="382DA2DA" w14:textId="77777777" w:rsidR="00AC13AF" w:rsidRPr="00AE2F29" w:rsidRDefault="00AC13AF" w:rsidP="009900D1">
      <w:pPr>
        <w:spacing w:after="0" w:line="360" w:lineRule="auto"/>
        <w:ind w:firstLineChars="200" w:firstLine="420"/>
        <w:jc w:val="both"/>
        <w:rPr>
          <w:rFonts w:ascii="Times New Roman" w:eastAsia="宋体" w:hAnsi="Times New Roman" w:cs="Times New Roman"/>
          <w:sz w:val="21"/>
          <w:szCs w:val="21"/>
          <w:lang w:val="fr-FR"/>
          <w14:ligatures w14:val="none"/>
        </w:rPr>
      </w:pPr>
    </w:p>
    <w:p w14:paraId="6F13F7E9" w14:textId="77777777" w:rsidR="00EA1B04" w:rsidRPr="00AE2F29" w:rsidRDefault="00EA1B04" w:rsidP="00E844DB">
      <w:pPr>
        <w:spacing w:after="200" w:line="360" w:lineRule="auto"/>
        <w:rPr>
          <w:rFonts w:ascii="Times New Roman" w:eastAsia="宋体" w:hAnsi="Times New Roman" w:cs="Times New Roman"/>
          <w:sz w:val="21"/>
          <w:szCs w:val="21"/>
          <w:lang w:val="fr-FR"/>
        </w:rPr>
      </w:pPr>
    </w:p>
    <w:p w14:paraId="6C1AA013" w14:textId="4A6250D5" w:rsidR="00EA1B04" w:rsidRPr="00AE2F29" w:rsidRDefault="00902205" w:rsidP="00E844DB">
      <w:pPr>
        <w:pStyle w:val="1"/>
        <w:rPr>
          <w:rFonts w:ascii="宋体" w:eastAsia="宋体" w:hAnsi="宋体" w:hint="eastAsia"/>
          <w:color w:val="auto"/>
          <w:sz w:val="21"/>
          <w:szCs w:val="21"/>
          <w:lang w:val="fr-FR"/>
        </w:rPr>
      </w:pPr>
      <w:bookmarkStart w:id="15" w:name="_Toc198218929"/>
      <w:r>
        <w:rPr>
          <w:rFonts w:ascii="宋体" w:eastAsia="宋体" w:hAnsi="宋体" w:hint="eastAsia"/>
          <w:color w:val="auto"/>
          <w:sz w:val="21"/>
          <w:szCs w:val="21"/>
          <w:lang w:val="fr-FR"/>
        </w:rPr>
        <w:lastRenderedPageBreak/>
        <w:t>上帝之爱</w:t>
      </w:r>
      <w:r w:rsidR="00EA1B04" w:rsidRPr="00AE2F29">
        <w:rPr>
          <w:rFonts w:ascii="宋体" w:eastAsia="宋体" w:hAnsi="宋体"/>
          <w:color w:val="auto"/>
          <w:sz w:val="21"/>
          <w:szCs w:val="21"/>
          <w:lang w:val="fr-FR"/>
        </w:rPr>
        <w:t>与不幸</w:t>
      </w:r>
      <w:bookmarkEnd w:id="15"/>
    </w:p>
    <w:p w14:paraId="3D103D01" w14:textId="521075D8" w:rsidR="007171AC" w:rsidRPr="00AE2F29" w:rsidRDefault="00E844DB" w:rsidP="007171AC">
      <w:pPr>
        <w:spacing w:after="200" w:line="360" w:lineRule="auto"/>
        <w:ind w:firstLineChars="200" w:firstLine="420"/>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w:t>
      </w:r>
      <w:proofErr w:type="gramStart"/>
      <w:r w:rsidRPr="00AE2F29">
        <w:rPr>
          <w:rFonts w:ascii="Times New Roman" w:eastAsia="宋体" w:hAnsi="Times New Roman" w:cs="Times New Roman"/>
          <w:sz w:val="21"/>
          <w:szCs w:val="21"/>
          <w:lang w:val="fr-FR"/>
        </w:rPr>
        <w:t>译按</w:t>
      </w:r>
      <w:proofErr w:type="gramEnd"/>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这篇文章</w:t>
      </w:r>
      <w:r w:rsidR="007171AC" w:rsidRPr="00AE2F29">
        <w:rPr>
          <w:rFonts w:ascii="Times New Roman" w:eastAsia="宋体" w:hAnsi="Times New Roman" w:cs="Times New Roman"/>
          <w:sz w:val="21"/>
          <w:szCs w:val="21"/>
          <w:lang w:val="fr-FR"/>
        </w:rPr>
        <w:t>写于马赛时期，原系薇依在离开马赛前交给佩兰神父（</w:t>
      </w:r>
      <w:r w:rsidR="007171AC" w:rsidRPr="00AE2F29">
        <w:rPr>
          <w:rFonts w:ascii="Times New Roman" w:eastAsia="宋体" w:hAnsi="Times New Roman" w:cs="Times New Roman"/>
          <w:sz w:val="21"/>
          <w:szCs w:val="21"/>
          <w:lang w:val="fr-FR"/>
        </w:rPr>
        <w:t>Joseph-Marie Perrin</w:t>
      </w:r>
      <w:r w:rsidR="007171AC" w:rsidRPr="00AE2F29">
        <w:rPr>
          <w:rFonts w:ascii="Times New Roman" w:eastAsia="宋体" w:hAnsi="Times New Roman" w:cs="Times New Roman"/>
          <w:sz w:val="21"/>
          <w:szCs w:val="21"/>
          <w:lang w:val="fr-FR"/>
        </w:rPr>
        <w:t>）的手稿中的一部分，后由佩兰以</w:t>
      </w:r>
      <w:r w:rsidR="007171AC" w:rsidRPr="00AE2F29">
        <w:rPr>
          <w:rFonts w:ascii="Times New Roman" w:eastAsia="宋体" w:hAnsi="Times New Roman" w:cs="Times New Roman"/>
          <w:i/>
          <w:iCs/>
          <w:sz w:val="21"/>
          <w:szCs w:val="21"/>
          <w:lang w:val="fr-FR"/>
        </w:rPr>
        <w:t>L'amour de Dieu et le Malheur</w:t>
      </w:r>
      <w:r w:rsidR="007171AC" w:rsidRPr="00AE2F29">
        <w:rPr>
          <w:rFonts w:ascii="Times New Roman" w:eastAsia="宋体" w:hAnsi="Times New Roman" w:cs="Times New Roman"/>
          <w:sz w:val="21"/>
          <w:szCs w:val="21"/>
          <w:lang w:val="fr-FR"/>
        </w:rPr>
        <w:t>为题收录在由他编选的薇依文集《等待上帝》（</w:t>
      </w:r>
      <w:r w:rsidR="007171AC" w:rsidRPr="00AE2F29">
        <w:rPr>
          <w:rFonts w:ascii="Times New Roman" w:eastAsia="宋体" w:hAnsi="Times New Roman" w:cs="Times New Roman"/>
          <w:i/>
          <w:iCs/>
          <w:sz w:val="21"/>
          <w:szCs w:val="21"/>
          <w:lang w:val="fr-FR"/>
        </w:rPr>
        <w:t>Attente de Dieu</w:t>
      </w:r>
      <w:r w:rsidR="007171AC" w:rsidRPr="00AE2F29">
        <w:rPr>
          <w:rFonts w:ascii="Times New Roman" w:eastAsia="宋体" w:hAnsi="Times New Roman" w:cs="Times New Roman"/>
          <w:sz w:val="21"/>
          <w:szCs w:val="21"/>
          <w:lang w:val="fr-FR"/>
        </w:rPr>
        <w:t>, La Colombe, 1950</w:t>
      </w:r>
      <w:r w:rsidR="007171AC" w:rsidRPr="00AE2F29">
        <w:rPr>
          <w:rFonts w:ascii="Times New Roman" w:eastAsia="宋体" w:hAnsi="Times New Roman" w:cs="Times New Roman"/>
          <w:sz w:val="21"/>
          <w:szCs w:val="21"/>
          <w:lang w:val="fr-FR"/>
        </w:rPr>
        <w:t>）中。</w:t>
      </w:r>
      <w:r w:rsidR="007D1036" w:rsidRPr="00AE2F29">
        <w:rPr>
          <w:rFonts w:ascii="Times New Roman" w:eastAsia="宋体" w:hAnsi="Times New Roman" w:cs="Times New Roman"/>
          <w:sz w:val="21"/>
          <w:szCs w:val="21"/>
          <w:lang w:val="fr-FR"/>
        </w:rPr>
        <w:t>此处译文</w:t>
      </w:r>
      <w:r w:rsidR="0059264B" w:rsidRPr="00AE2F29">
        <w:rPr>
          <w:rFonts w:ascii="Times New Roman" w:eastAsia="宋体" w:hAnsi="Times New Roman" w:cs="Times New Roman"/>
          <w:sz w:val="21"/>
          <w:szCs w:val="21"/>
          <w:lang w:val="fr-FR"/>
        </w:rPr>
        <w:t>从法文原文译出，并参考了杜小真与</w:t>
      </w:r>
      <w:r w:rsidR="007A3B29" w:rsidRPr="00AE2F29">
        <w:rPr>
          <w:rFonts w:ascii="Times New Roman" w:eastAsia="宋体" w:hAnsi="Times New Roman" w:cs="Times New Roman"/>
          <w:sz w:val="21"/>
          <w:szCs w:val="21"/>
          <w:lang w:val="fr-FR"/>
        </w:rPr>
        <w:t>顾嘉琛合译的中译本（《在期待之中》，</w:t>
      </w:r>
      <w:r w:rsidR="00A22D45" w:rsidRPr="00AE2F29">
        <w:rPr>
          <w:rFonts w:ascii="Times New Roman" w:eastAsia="宋体" w:hAnsi="Times New Roman" w:cs="Times New Roman"/>
          <w:sz w:val="21"/>
          <w:szCs w:val="21"/>
          <w:lang w:val="fr-FR"/>
        </w:rPr>
        <w:t>生活</w:t>
      </w:r>
      <w:r w:rsidR="00A22D45" w:rsidRPr="00AE2F29">
        <w:rPr>
          <w:rFonts w:ascii="Times New Roman" w:eastAsia="宋体" w:hAnsi="Times New Roman" w:cs="Times New Roman"/>
          <w:sz w:val="21"/>
          <w:szCs w:val="21"/>
          <w:lang w:val="fr-FR"/>
        </w:rPr>
        <w:t>·</w:t>
      </w:r>
      <w:r w:rsidR="00A22D45" w:rsidRPr="00AE2F29">
        <w:rPr>
          <w:rFonts w:ascii="Times New Roman" w:eastAsia="宋体" w:hAnsi="Times New Roman" w:cs="Times New Roman"/>
          <w:sz w:val="21"/>
          <w:szCs w:val="21"/>
          <w:lang w:val="fr-FR"/>
        </w:rPr>
        <w:t>读书</w:t>
      </w:r>
      <w:r w:rsidR="00A22D45" w:rsidRPr="00AE2F29">
        <w:rPr>
          <w:rFonts w:ascii="Times New Roman" w:eastAsia="宋体" w:hAnsi="Times New Roman" w:cs="Times New Roman"/>
          <w:sz w:val="21"/>
          <w:szCs w:val="21"/>
          <w:lang w:val="fr-FR"/>
        </w:rPr>
        <w:t>·</w:t>
      </w:r>
      <w:r w:rsidR="00A22D45" w:rsidRPr="00AE2F29">
        <w:rPr>
          <w:rFonts w:ascii="Times New Roman" w:eastAsia="宋体" w:hAnsi="Times New Roman" w:cs="Times New Roman"/>
          <w:sz w:val="21"/>
          <w:szCs w:val="21"/>
          <w:lang w:val="fr-FR"/>
        </w:rPr>
        <w:t>新知三联书店，</w:t>
      </w:r>
      <w:r w:rsidR="00A22D45" w:rsidRPr="00AE2F29">
        <w:rPr>
          <w:rFonts w:ascii="Times New Roman" w:eastAsia="宋体" w:hAnsi="Times New Roman" w:cs="Times New Roman"/>
          <w:sz w:val="21"/>
          <w:szCs w:val="21"/>
          <w:lang w:val="fr-FR"/>
        </w:rPr>
        <w:t xml:space="preserve"> 1994</w:t>
      </w:r>
      <w:r w:rsidR="007A3B29" w:rsidRPr="00AE2F29">
        <w:rPr>
          <w:rFonts w:ascii="Times New Roman" w:eastAsia="宋体" w:hAnsi="Times New Roman" w:cs="Times New Roman"/>
          <w:sz w:val="21"/>
          <w:szCs w:val="21"/>
          <w:lang w:val="fr-FR"/>
        </w:rPr>
        <w:t>）</w:t>
      </w:r>
      <w:r w:rsidR="00A22D45" w:rsidRPr="00AE2F29">
        <w:rPr>
          <w:rFonts w:ascii="Times New Roman" w:eastAsia="宋体" w:hAnsi="Times New Roman" w:cs="Times New Roman"/>
          <w:sz w:val="21"/>
          <w:szCs w:val="21"/>
          <w:lang w:val="fr-FR"/>
        </w:rPr>
        <w:t>。</w:t>
      </w:r>
    </w:p>
    <w:p w14:paraId="5E4DD5FD" w14:textId="77777777" w:rsidR="00A22D45" w:rsidRPr="00AE2F29" w:rsidRDefault="00A22D45" w:rsidP="007171AC">
      <w:pPr>
        <w:spacing w:after="200" w:line="360" w:lineRule="auto"/>
        <w:ind w:firstLineChars="200" w:firstLine="420"/>
        <w:rPr>
          <w:rFonts w:ascii="Times New Roman" w:eastAsia="宋体" w:hAnsi="Times New Roman" w:cs="Times New Roman"/>
          <w:sz w:val="21"/>
          <w:szCs w:val="21"/>
          <w:lang w:val="fr-FR"/>
        </w:rPr>
      </w:pPr>
    </w:p>
    <w:p w14:paraId="376DAC26" w14:textId="77777777" w:rsidR="000D0111" w:rsidRPr="00AE2F29" w:rsidRDefault="000D0111" w:rsidP="000D0111">
      <w:pPr>
        <w:spacing w:after="200" w:line="400" w:lineRule="exact"/>
        <w:ind w:firstLineChars="200" w:firstLine="440"/>
        <w:rPr>
          <w:rFonts w:ascii="宋体" w:eastAsia="宋体" w:hAnsi="宋体" w:hint="eastAsia"/>
          <w:lang w:val="fr-FR"/>
        </w:rPr>
      </w:pPr>
      <w:r w:rsidRPr="00AE2F29">
        <w:rPr>
          <w:rFonts w:ascii="宋体" w:eastAsia="宋体" w:hAnsi="宋体"/>
          <w:lang w:val="fr-FR"/>
        </w:rPr>
        <w:t>在受苦的领域，不幸是某种独一无二、不可化约的事物。它与单纯的受苦完全不同。它攫住灵魂，并在它深处打上烙印，一个为不幸所独有的，奴隶的烙印。正如在古罗马一样，受奴役只是不幸的极端形式。古人深谙此事，他们说：“成为奴隶就是失去一半灵魂。”</w:t>
      </w:r>
    </w:p>
    <w:p w14:paraId="05720088" w14:textId="77777777" w:rsidR="000D0111" w:rsidRPr="00AE2F29" w:rsidRDefault="000D0111" w:rsidP="000D0111">
      <w:pPr>
        <w:spacing w:after="200" w:line="400" w:lineRule="exact"/>
        <w:ind w:firstLineChars="200" w:firstLine="440"/>
        <w:rPr>
          <w:rFonts w:ascii="宋体" w:eastAsia="宋体" w:hAnsi="宋体" w:hint="eastAsia"/>
          <w:lang w:val="fr-FR"/>
        </w:rPr>
      </w:pPr>
      <w:r w:rsidRPr="00AE2F29">
        <w:rPr>
          <w:rFonts w:ascii="宋体" w:eastAsia="宋体" w:hAnsi="宋体"/>
          <w:lang w:val="fr-FR"/>
        </w:rPr>
        <w:t>不幸同肉体的受苦密不可分，但又全然不同。在受苦中，凡与身体痛苦或类似的东西无关的一切，都是人为的，想象出来的，因而可以通过某种适当的精神调整消解。甚至当一位心爱之人离去或过世时，那不可化约的悲伤也好似某种肉身之痛：呼吸上的困难，刀</w:t>
      </w:r>
      <w:proofErr w:type="gramStart"/>
      <w:r w:rsidRPr="00AE2F29">
        <w:rPr>
          <w:rFonts w:ascii="宋体" w:eastAsia="宋体" w:hAnsi="宋体"/>
          <w:lang w:val="fr-FR"/>
        </w:rPr>
        <w:t>绞一般</w:t>
      </w:r>
      <w:proofErr w:type="gramEnd"/>
      <w:r w:rsidRPr="00AE2F29">
        <w:rPr>
          <w:rFonts w:ascii="宋体" w:eastAsia="宋体" w:hAnsi="宋体"/>
          <w:lang w:val="fr-FR"/>
        </w:rPr>
        <w:t>的心，或是某种未得满足的需求、饥饿，或是先前由依恋（attachement）所引导的能量被猛然释放而失去朝向所造成的近乎生理性的紊乱。那种并未向这不可化约的核心聚拢的悲伤就只是罗曼蒂克，属于文学。受辱同样是某种肉身遭受暴力的状态，人在屈辱下时欲发作，又因无能或怯懦忍气吞声。</w:t>
      </w:r>
    </w:p>
    <w:p w14:paraId="018B02E7" w14:textId="77777777" w:rsidR="000D0111" w:rsidRPr="00AE2F29" w:rsidRDefault="000D0111" w:rsidP="000D0111">
      <w:pPr>
        <w:spacing w:after="200" w:line="400" w:lineRule="exact"/>
        <w:ind w:firstLineChars="200" w:firstLine="440"/>
        <w:rPr>
          <w:rFonts w:ascii="宋体" w:eastAsia="宋体" w:hAnsi="宋体" w:hint="eastAsia"/>
          <w:lang w:val="fr-FR"/>
        </w:rPr>
      </w:pPr>
      <w:r w:rsidRPr="00AE2F29">
        <w:rPr>
          <w:rFonts w:ascii="宋体" w:eastAsia="宋体" w:hAnsi="宋体"/>
          <w:lang w:val="fr-FR"/>
        </w:rPr>
        <w:t>相反，单纯的身体痛苦微不足道，不会在灵魂中留下任何痕迹。牙疼便是一例。蛀牙引起的剧痛可达数个小时，但一经消退，也便无影无踪。</w:t>
      </w:r>
    </w:p>
    <w:p w14:paraId="4CFB12D0" w14:textId="77777777" w:rsidR="000D0111" w:rsidRPr="00AE2F29" w:rsidRDefault="000D0111" w:rsidP="000D0111">
      <w:pPr>
        <w:spacing w:after="200" w:line="400" w:lineRule="exact"/>
        <w:ind w:firstLineChars="200" w:firstLine="440"/>
        <w:rPr>
          <w:rFonts w:ascii="宋体" w:eastAsia="宋体" w:hAnsi="宋体" w:hint="eastAsia"/>
          <w:lang w:val="fr-FR"/>
        </w:rPr>
      </w:pPr>
      <w:r w:rsidRPr="00AE2F29">
        <w:rPr>
          <w:rFonts w:ascii="宋体" w:eastAsia="宋体" w:hAnsi="宋体"/>
          <w:lang w:val="fr-FR"/>
        </w:rPr>
        <w:t>长期或频繁的身体受苦是另一回事。但这种受苦往往超出了受苦本身；它常常是一种不幸。</w:t>
      </w:r>
    </w:p>
    <w:p w14:paraId="570D868F" w14:textId="77777777" w:rsidR="000D0111" w:rsidRPr="00AE2F29" w:rsidRDefault="000D0111" w:rsidP="000D0111">
      <w:pPr>
        <w:spacing w:after="200" w:line="400" w:lineRule="exact"/>
        <w:ind w:firstLineChars="200" w:firstLine="440"/>
        <w:rPr>
          <w:rFonts w:ascii="宋体" w:eastAsia="宋体" w:hAnsi="宋体" w:hint="eastAsia"/>
          <w:u w:val="single"/>
          <w:lang w:val="fr-FR"/>
        </w:rPr>
      </w:pPr>
      <w:r w:rsidRPr="00AE2F29">
        <w:rPr>
          <w:rFonts w:ascii="宋体" w:eastAsia="宋体" w:hAnsi="宋体"/>
          <w:lang w:val="fr-FR"/>
        </w:rPr>
        <w:t>不幸是对生命的连根拔起，是某种无限逼近死亡的东西，它透过对身体痛苦的感受或惧怕，被不可抗拒地烙印在灵魂中。若完全不涉及身体痛苦，便并无灵魂的不幸，因为思想总能被引向其他对象。思想躲避不幸有如动物躲避死亡，急切而不可阻挡。在尘世间，除身体痛苦外，没有它物具有这种束缚思想的特性；只要我们把某些虽难描述，但却是躯体性的，与身体痛苦别无二致的痛苦也当成身体痛苦。对身体痛苦的畏惧尤属此类。</w:t>
      </w:r>
    </w:p>
    <w:p w14:paraId="3CF00ED1" w14:textId="77777777" w:rsidR="000D0111" w:rsidRPr="00AE2F29" w:rsidRDefault="000D0111" w:rsidP="000D0111">
      <w:pPr>
        <w:spacing w:after="200" w:line="400" w:lineRule="exact"/>
        <w:ind w:firstLineChars="200" w:firstLine="440"/>
        <w:rPr>
          <w:rFonts w:ascii="宋体" w:eastAsia="宋体" w:hAnsi="宋体" w:hint="eastAsia"/>
          <w:lang w:val="fr-FR"/>
        </w:rPr>
      </w:pPr>
      <w:r w:rsidRPr="00AE2F29">
        <w:rPr>
          <w:rFonts w:ascii="宋体" w:eastAsia="宋体" w:hAnsi="宋体"/>
          <w:lang w:val="fr-FR"/>
        </w:rPr>
        <w:t>当思想因受身体痛苦的折磨——即使这种痛苦十分微小——而被迫承认不幸的临在时，就会产生一种受暴状态，犹如一个死囚不得不一连数个小时盯着那即将为其斩</w:t>
      </w:r>
      <w:r w:rsidRPr="00AE2F29">
        <w:rPr>
          <w:rFonts w:ascii="宋体" w:eastAsia="宋体" w:hAnsi="宋体"/>
          <w:lang w:val="fr-FR"/>
        </w:rPr>
        <w:lastRenderedPageBreak/>
        <w:t>首的断头台。一些人可能已经在这样的受</w:t>
      </w:r>
      <w:proofErr w:type="gramStart"/>
      <w:r w:rsidRPr="00AE2F29">
        <w:rPr>
          <w:rFonts w:ascii="宋体" w:eastAsia="宋体" w:hAnsi="宋体"/>
          <w:lang w:val="fr-FR"/>
        </w:rPr>
        <w:t>暴状态</w:t>
      </w:r>
      <w:proofErr w:type="gramEnd"/>
      <w:r w:rsidRPr="00AE2F29">
        <w:rPr>
          <w:rFonts w:ascii="宋体" w:eastAsia="宋体" w:hAnsi="宋体"/>
          <w:lang w:val="fr-FR"/>
        </w:rPr>
        <w:t>中生活了二十年、五十年，却从未被与他们擦肩而过的人发觉。若非基督本人透过某双眼睛去看，又有谁能认出他们？人们只是偶尔发现他们的行事稍显古怪，随即加以指责。</w:t>
      </w:r>
    </w:p>
    <w:p w14:paraId="60752CDC"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除非攫住生命并将它连根拔起的事件直接或间接地波及社会、心理和生理等各个方面，否则便没有真正的不幸。社会性因素至关重要。若无某种形式的社会性贬损，或对这种贬损的恐惧，便没有真正的不幸。</w:t>
      </w:r>
    </w:p>
    <w:p w14:paraId="0A46D1F6"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悲伤哪怕极为剧烈，极为深刻，极为持久，也并非确切意义上的不幸。不幸同种</w:t>
      </w:r>
      <w:proofErr w:type="gramStart"/>
      <w:r w:rsidRPr="00AE2F29">
        <w:rPr>
          <w:rFonts w:ascii="宋体" w:eastAsia="宋体" w:hAnsi="宋体"/>
          <w:lang w:val="fr-FR"/>
        </w:rPr>
        <w:t>种</w:t>
      </w:r>
      <w:proofErr w:type="gramEnd"/>
      <w:r w:rsidRPr="00AE2F29">
        <w:rPr>
          <w:rFonts w:ascii="宋体" w:eastAsia="宋体" w:hAnsi="宋体"/>
          <w:lang w:val="fr-FR"/>
        </w:rPr>
        <w:t>悲伤虽相去不远，却隔有一道门槛，犹如水的沸点。有一道界限，超越它而非停留在它之下就成为不幸。这一界限并不纯然客观；种种人格因素都会发挥作用。同一事件可能会将某人投入不幸，对另一人则不然。</w:t>
      </w:r>
    </w:p>
    <w:p w14:paraId="59F17C45" w14:textId="77777777" w:rsidR="000D0111" w:rsidRPr="00AE2F29" w:rsidRDefault="000D0111" w:rsidP="000D0111">
      <w:pPr>
        <w:spacing w:after="200" w:line="400" w:lineRule="exact"/>
        <w:ind w:firstLineChars="200" w:firstLine="440"/>
        <w:rPr>
          <w:rFonts w:ascii="宋体" w:eastAsia="宋体" w:hAnsi="宋体" w:hint="eastAsia"/>
          <w:lang w:val="fr-FR"/>
        </w:rPr>
      </w:pPr>
      <w:r w:rsidRPr="00AE2F29">
        <w:rPr>
          <w:rFonts w:ascii="宋体" w:eastAsia="宋体" w:hAnsi="宋体"/>
          <w:lang w:val="fr-FR"/>
        </w:rPr>
        <w:t>人类生活的巨大谜团并非受苦，而是不幸。无辜的人惨遭杀害、折磨、放逐、陷入赤贫或沦为奴隶、被关进集中营或牢房，这并不令人惊讶，因为这些事总会由恶徒完成。疾病带来的漫长痛苦使生命麻痹，变成死亡的形象，这也不足为奇，因为自然臣服于机械必然性的盲目游戏。然而，令人惊讶的是，上帝竟赋予不幸攫取无辜者灵魂，并</w:t>
      </w:r>
      <w:proofErr w:type="gramStart"/>
      <w:r w:rsidRPr="00AE2F29">
        <w:rPr>
          <w:rFonts w:ascii="宋体" w:eastAsia="宋体" w:hAnsi="宋体"/>
          <w:lang w:val="fr-FR"/>
        </w:rPr>
        <w:t>僭</w:t>
      </w:r>
      <w:proofErr w:type="gramEnd"/>
      <w:r w:rsidRPr="00AE2F29">
        <w:rPr>
          <w:rFonts w:ascii="宋体" w:eastAsia="宋体" w:hAnsi="宋体"/>
          <w:lang w:val="fr-FR"/>
        </w:rPr>
        <w:t>居其至高主宰的权柄。在最好的情况下，被</w:t>
      </w:r>
      <w:proofErr w:type="gramStart"/>
      <w:r w:rsidRPr="00AE2F29">
        <w:rPr>
          <w:rFonts w:ascii="宋体" w:eastAsia="宋体" w:hAnsi="宋体"/>
          <w:lang w:val="fr-FR"/>
        </w:rPr>
        <w:t>不幸施</w:t>
      </w:r>
      <w:proofErr w:type="gramEnd"/>
      <w:r w:rsidRPr="00AE2F29">
        <w:rPr>
          <w:rFonts w:ascii="宋体" w:eastAsia="宋体" w:hAnsi="宋体"/>
          <w:lang w:val="fr-FR"/>
        </w:rPr>
        <w:t>以炮烙的人也只能保住一半灵魂。</w:t>
      </w:r>
    </w:p>
    <w:p w14:paraId="20393BDC" w14:textId="77777777" w:rsidR="000D0111" w:rsidRPr="00AE2F29" w:rsidRDefault="000D0111" w:rsidP="000D0111">
      <w:pPr>
        <w:spacing w:after="200" w:line="400" w:lineRule="exact"/>
        <w:ind w:firstLineChars="200" w:firstLine="440"/>
        <w:rPr>
          <w:rFonts w:ascii="宋体" w:eastAsia="宋体" w:hAnsi="宋体" w:hint="eastAsia"/>
          <w:lang w:val="fr-FR"/>
        </w:rPr>
      </w:pPr>
      <w:r w:rsidRPr="00AE2F29">
        <w:rPr>
          <w:rFonts w:ascii="宋体" w:eastAsia="宋体" w:hAnsi="宋体"/>
          <w:lang w:val="fr-FR"/>
        </w:rPr>
        <w:t>那些惨遭不幸，好似被碾碎的虫子一般倒地挣扎的人，他们没有词语形容自己的处境。在他们遇见的人里面，那些即使经历许多苦难，却从未尝过确切意义上的不幸的人，对此也毫无概念。这是一种独特的事物，无物可与之相提并论，就</w:t>
      </w:r>
      <w:proofErr w:type="gramStart"/>
      <w:r w:rsidRPr="00AE2F29">
        <w:rPr>
          <w:rFonts w:ascii="宋体" w:eastAsia="宋体" w:hAnsi="宋体"/>
          <w:lang w:val="fr-FR"/>
        </w:rPr>
        <w:t>像声音不能</w:t>
      </w:r>
      <w:proofErr w:type="gramEnd"/>
      <w:r w:rsidRPr="00AE2F29">
        <w:rPr>
          <w:rFonts w:ascii="宋体" w:eastAsia="宋体" w:hAnsi="宋体"/>
          <w:lang w:val="fr-FR"/>
        </w:rPr>
        <w:t>让聋子形成任何概念。而那些本就饱受不幸摧残的人，他们早已无力去援救他人，甚至都几乎没法如此欲愿。这就是为什么，对不幸的同情属不可能。若它果真出现，那简直是比水上行走、治愈顽疾乃至死而复生还要惊人的奇迹。</w:t>
      </w:r>
    </w:p>
    <w:p w14:paraId="4EBA23C3" w14:textId="77777777" w:rsidR="000D0111" w:rsidRPr="00AE2F29" w:rsidRDefault="000D0111" w:rsidP="000D0111">
      <w:pPr>
        <w:spacing w:after="200" w:line="400" w:lineRule="exact"/>
        <w:ind w:firstLineChars="200" w:firstLine="440"/>
        <w:rPr>
          <w:rFonts w:ascii="宋体" w:eastAsia="宋体" w:hAnsi="宋体" w:hint="eastAsia"/>
          <w:lang w:val="fr-FR"/>
        </w:rPr>
      </w:pPr>
      <w:r w:rsidRPr="00AE2F29">
        <w:rPr>
          <w:rFonts w:ascii="宋体" w:eastAsia="宋体" w:hAnsi="宋体"/>
          <w:lang w:val="fr-FR"/>
        </w:rPr>
        <w:t>不幸曾迫使基督乞求免除苦杯，向旁人寻求慰藉，自以为遭天父离弃。</w:t>
      </w:r>
      <w:r w:rsidRPr="00AE2F29">
        <w:rPr>
          <w:rStyle w:val="af4"/>
          <w:rFonts w:ascii="宋体" w:eastAsia="宋体" w:hAnsi="宋体"/>
          <w:lang w:val="fr-FR"/>
        </w:rPr>
        <w:footnoteReference w:id="28"/>
      </w:r>
      <w:r w:rsidRPr="00AE2F29">
        <w:rPr>
          <w:rFonts w:ascii="宋体" w:eastAsia="宋体" w:hAnsi="宋体"/>
          <w:lang w:val="fr-FR"/>
        </w:rPr>
        <w:t>它曾迫使一位义人向上帝叫喊，这位义人完美无缺，恰如人类本性具足的那样，或许还更加完美，倘若比起历史人物，</w:t>
      </w:r>
      <w:proofErr w:type="gramStart"/>
      <w:r w:rsidRPr="00AE2F29">
        <w:rPr>
          <w:rFonts w:ascii="宋体" w:eastAsia="宋体" w:hAnsi="宋体"/>
          <w:lang w:val="fr-FR"/>
        </w:rPr>
        <w:t>约伯更接近</w:t>
      </w:r>
      <w:proofErr w:type="gramEnd"/>
      <w:r w:rsidRPr="00AE2F29">
        <w:rPr>
          <w:rFonts w:ascii="宋体" w:eastAsia="宋体" w:hAnsi="宋体"/>
          <w:lang w:val="fr-FR"/>
        </w:rPr>
        <w:t>基督的一个形象。“他戏笑无辜者的不幸。”</w:t>
      </w:r>
      <w:r w:rsidRPr="00AE2F29">
        <w:rPr>
          <w:rStyle w:val="af4"/>
          <w:rFonts w:ascii="宋体" w:eastAsia="宋体" w:hAnsi="宋体"/>
          <w:lang w:val="fr-FR"/>
        </w:rPr>
        <w:footnoteReference w:id="29"/>
      </w:r>
      <w:r w:rsidRPr="00AE2F29">
        <w:rPr>
          <w:rFonts w:ascii="宋体" w:eastAsia="宋体" w:hAnsi="宋体"/>
          <w:lang w:val="fr-FR"/>
        </w:rPr>
        <w:t>这并非某种亵渎，而是从痛苦中发出的真诚呐喊。《约伯记》从头至尾都是真诚信实的纯粹奇迹。在不幸的主题上，任何偏离这一模式的东西都或多或少地掺有谎言。</w:t>
      </w:r>
    </w:p>
    <w:p w14:paraId="55FADC8F" w14:textId="77777777" w:rsidR="000D0111" w:rsidRPr="00AE2F29" w:rsidRDefault="000D0111" w:rsidP="000D0111">
      <w:pPr>
        <w:spacing w:after="200" w:line="400" w:lineRule="exact"/>
        <w:ind w:firstLineChars="200" w:firstLine="440"/>
        <w:rPr>
          <w:rFonts w:ascii="宋体" w:eastAsia="宋体" w:hAnsi="宋体" w:hint="eastAsia"/>
          <w:lang w:val="fr-FR"/>
        </w:rPr>
      </w:pPr>
      <w:r w:rsidRPr="00AE2F29">
        <w:rPr>
          <w:rFonts w:ascii="宋体" w:eastAsia="宋体" w:hAnsi="宋体"/>
          <w:lang w:val="fr-FR"/>
        </w:rPr>
        <w:t>不幸让上帝在一段时间内缺席，这缺席甚于死亡，甚于昏暗地牢中的微光。可怕</w:t>
      </w:r>
      <w:r w:rsidRPr="00AE2F29">
        <w:rPr>
          <w:rFonts w:ascii="宋体" w:eastAsia="宋体" w:hAnsi="宋体"/>
          <w:lang w:val="fr-FR"/>
        </w:rPr>
        <w:lastRenderedPageBreak/>
        <w:t>的是，在这期间，没有什么可以去爱，灵魂一旦停止了爱，上帝的缺席</w:t>
      </w:r>
      <w:proofErr w:type="gramStart"/>
      <w:r w:rsidRPr="00AE2F29">
        <w:rPr>
          <w:rFonts w:ascii="宋体" w:eastAsia="宋体" w:hAnsi="宋体"/>
          <w:lang w:val="fr-FR"/>
        </w:rPr>
        <w:t>便最终</w:t>
      </w:r>
      <w:proofErr w:type="gramEnd"/>
      <w:r w:rsidRPr="00AE2F29">
        <w:rPr>
          <w:rFonts w:ascii="宋体" w:eastAsia="宋体" w:hAnsi="宋体"/>
          <w:lang w:val="fr-FR"/>
        </w:rPr>
        <w:t>落定。灵魂必须坚持空洞地（vide）爱，或至少必须</w:t>
      </w:r>
      <w:proofErr w:type="gramStart"/>
      <w:r w:rsidRPr="00AE2F29">
        <w:rPr>
          <w:rFonts w:ascii="宋体" w:eastAsia="宋体" w:hAnsi="宋体"/>
          <w:lang w:val="fr-FR"/>
        </w:rPr>
        <w:t>意愿着</w:t>
      </w:r>
      <w:proofErr w:type="gramEnd"/>
      <w:r w:rsidRPr="00AE2F29">
        <w:rPr>
          <w:rFonts w:ascii="宋体" w:eastAsia="宋体" w:hAnsi="宋体"/>
          <w:lang w:val="fr-FR"/>
        </w:rPr>
        <w:t>爱，哪怕只用自身无限微小的一块来这样做。于是，某天，上帝会亲临灵魂，向灵魂启示世界之美，正</w:t>
      </w:r>
      <w:proofErr w:type="gramStart"/>
      <w:r w:rsidRPr="00AE2F29">
        <w:rPr>
          <w:rFonts w:ascii="宋体" w:eastAsia="宋体" w:hAnsi="宋体"/>
          <w:lang w:val="fr-FR"/>
        </w:rPr>
        <w:t>如约伯所经历</w:t>
      </w:r>
      <w:proofErr w:type="gramEnd"/>
      <w:r w:rsidRPr="00AE2F29">
        <w:rPr>
          <w:rFonts w:ascii="宋体" w:eastAsia="宋体" w:hAnsi="宋体"/>
          <w:lang w:val="fr-FR"/>
        </w:rPr>
        <w:t>的那样。但若灵魂停止了爱，它便会从尘世堕入接近地狱的地方。</w:t>
      </w:r>
    </w:p>
    <w:p w14:paraId="13EC494C" w14:textId="77777777" w:rsidR="000D0111" w:rsidRPr="00AE2F29" w:rsidRDefault="000D0111" w:rsidP="000D0111">
      <w:pPr>
        <w:spacing w:after="200" w:line="400" w:lineRule="exact"/>
        <w:ind w:firstLineChars="200" w:firstLine="440"/>
        <w:rPr>
          <w:rFonts w:ascii="宋体" w:eastAsia="宋体" w:hAnsi="宋体" w:hint="eastAsia"/>
          <w:lang w:val="fr-FR"/>
        </w:rPr>
      </w:pPr>
      <w:r w:rsidRPr="00AE2F29">
        <w:rPr>
          <w:rFonts w:ascii="宋体" w:eastAsia="宋体" w:hAnsi="宋体"/>
          <w:lang w:val="fr-FR"/>
        </w:rPr>
        <w:t>这就是为什么，将那些毫无准备的人推入不幸，就是在扼杀他们的灵魂。另一方面，在我们这样的时代，不幸高悬在每个人的头顶，对灵魂的援救唯有在让它们真正为不幸做好准备时才会有效。这绝非易事。</w:t>
      </w:r>
    </w:p>
    <w:p w14:paraId="6AC498F0" w14:textId="77777777" w:rsidR="000D0111" w:rsidRPr="00AE2F29" w:rsidRDefault="000D0111" w:rsidP="000D0111">
      <w:pPr>
        <w:spacing w:after="200" w:line="400" w:lineRule="exact"/>
        <w:ind w:firstLineChars="200" w:firstLine="440"/>
        <w:rPr>
          <w:rFonts w:ascii="宋体" w:eastAsia="宋体" w:hAnsi="宋体" w:hint="eastAsia"/>
          <w:lang w:val="fr-FR"/>
        </w:rPr>
      </w:pPr>
      <w:r w:rsidRPr="00AE2F29">
        <w:rPr>
          <w:rFonts w:ascii="宋体" w:eastAsia="宋体" w:hAnsi="宋体"/>
          <w:lang w:val="fr-FR"/>
        </w:rPr>
        <w:t>不幸使人变得冷酷、绝望，因为它像一块火红的烙铁，在灵魂深处烙下了鄙夷、反感，乃至对于自身的厌恶，烙下了有罪和受玷污的感受，这感受本应从犯罪中产生，但却并未如此。恶寓于犯罪者的灵魂却未被感知。它在不幸的无辜灵魂里被感知到。这一切就好像本应属于犯罪者的灵魂状态从犯罪中脱离，转而附在了不幸者上；甚至与不幸者的无辜程度成正比。</w:t>
      </w:r>
    </w:p>
    <w:p w14:paraId="132C0F19" w14:textId="77777777" w:rsidR="000D0111" w:rsidRPr="00AE2F29" w:rsidRDefault="000D0111" w:rsidP="000D0111">
      <w:pPr>
        <w:spacing w:after="200" w:line="400" w:lineRule="exact"/>
        <w:ind w:firstLineChars="200" w:firstLine="440"/>
        <w:rPr>
          <w:rFonts w:ascii="宋体" w:eastAsia="宋体" w:hAnsi="宋体" w:hint="eastAsia"/>
          <w:lang w:val="fr-FR"/>
        </w:rPr>
      </w:pPr>
      <w:proofErr w:type="gramStart"/>
      <w:r w:rsidRPr="00AE2F29">
        <w:rPr>
          <w:rFonts w:ascii="宋体" w:eastAsia="宋体" w:hAnsi="宋体"/>
          <w:lang w:val="fr-FR"/>
        </w:rPr>
        <w:t>若约伯</w:t>
      </w:r>
      <w:proofErr w:type="gramEnd"/>
      <w:r w:rsidRPr="00AE2F29">
        <w:rPr>
          <w:rFonts w:ascii="宋体" w:eastAsia="宋体" w:hAnsi="宋体"/>
          <w:lang w:val="fr-FR"/>
        </w:rPr>
        <w:t>是用如此绝望的口吻高喊自己的无辜，那是因为他自己也不相信这点，因为他的灵魂已经站在了他朋友们一边。他恳求上帝亲自作证，因为他再听不见自己良心（conscience）的见证；那对于他只是一段抽象和濒死的记忆。</w:t>
      </w:r>
    </w:p>
    <w:p w14:paraId="1C4BF8BE" w14:textId="5F2571FC" w:rsidR="000D0111" w:rsidRPr="00AE2F29" w:rsidRDefault="000D0111" w:rsidP="000D0111">
      <w:pPr>
        <w:spacing w:after="200" w:line="400" w:lineRule="exact"/>
        <w:ind w:firstLineChars="200" w:firstLine="440"/>
        <w:rPr>
          <w:rFonts w:ascii="宋体" w:eastAsia="宋体" w:hAnsi="宋体" w:hint="eastAsia"/>
          <w:lang w:val="fr-FR"/>
        </w:rPr>
      </w:pPr>
      <w:r w:rsidRPr="00AE2F29">
        <w:rPr>
          <w:rFonts w:ascii="宋体" w:eastAsia="宋体" w:hAnsi="宋体"/>
          <w:lang w:val="fr-FR"/>
        </w:rPr>
        <w:t>人与动物共享同一种属肉本性。一只母鸡若受伤了，鸡群便会扑上去啄它。这是如重力一般的机械现象。</w:t>
      </w:r>
      <w:r w:rsidR="00156A93" w:rsidRPr="00156A93">
        <w:rPr>
          <w:rFonts w:ascii="宋体" w:eastAsia="宋体" w:hAnsi="宋体" w:hint="eastAsia"/>
          <w:lang w:val="fr-FR"/>
        </w:rPr>
        <w:t>一切鄙夷、反感、憎恨，</w:t>
      </w:r>
      <w:r w:rsidR="00156A93">
        <w:rPr>
          <w:rFonts w:ascii="宋体" w:eastAsia="宋体" w:hAnsi="宋体" w:hint="eastAsia"/>
          <w:lang w:val="fr-FR"/>
        </w:rPr>
        <w:t>被</w:t>
      </w:r>
      <w:r w:rsidR="00156A93" w:rsidRPr="00156A93">
        <w:rPr>
          <w:rFonts w:ascii="宋体" w:eastAsia="宋体" w:hAnsi="宋体" w:hint="eastAsia"/>
          <w:lang w:val="fr-FR"/>
        </w:rPr>
        <w:t>我们的理性归为罪恶，</w:t>
      </w:r>
      <w:r w:rsidR="00156A93">
        <w:rPr>
          <w:rFonts w:ascii="宋体" w:eastAsia="宋体" w:hAnsi="宋体" w:hint="eastAsia"/>
          <w:lang w:val="fr-FR"/>
        </w:rPr>
        <w:t>被</w:t>
      </w:r>
      <w:r w:rsidR="00156A93" w:rsidRPr="00156A93">
        <w:rPr>
          <w:rFonts w:ascii="宋体" w:eastAsia="宋体" w:hAnsi="宋体" w:hint="eastAsia"/>
          <w:lang w:val="fr-FR"/>
        </w:rPr>
        <w:t>我们的感性归为不幸。</w:t>
      </w:r>
      <w:r w:rsidRPr="00AE2F29">
        <w:rPr>
          <w:rFonts w:ascii="宋体" w:eastAsia="宋体" w:hAnsi="宋体"/>
          <w:lang w:val="fr-FR"/>
        </w:rPr>
        <w:t>除那些灵魂完全被基督占据的人，所有的人都或多或少地鄙视不幸，尽管几乎没有人意识到这点。</w:t>
      </w:r>
    </w:p>
    <w:p w14:paraId="29924F84" w14:textId="2B524D30" w:rsidR="000D0111" w:rsidRPr="00AE2F29" w:rsidRDefault="000D0111" w:rsidP="000D0111">
      <w:pPr>
        <w:spacing w:after="200" w:line="400" w:lineRule="exact"/>
        <w:ind w:firstLineChars="200" w:firstLine="440"/>
        <w:rPr>
          <w:rFonts w:ascii="宋体" w:eastAsia="宋体" w:hAnsi="宋体" w:hint="eastAsia"/>
          <w:lang w:val="fr-FR"/>
        </w:rPr>
      </w:pPr>
      <w:r w:rsidRPr="00AE2F29">
        <w:rPr>
          <w:rFonts w:ascii="宋体" w:eastAsia="宋体" w:hAnsi="宋体"/>
          <w:lang w:val="fr-FR"/>
        </w:rPr>
        <w:t>我们感受性的这种法则同样被用在我们自己身上。不幸者心中的那种鄙夷</w:t>
      </w:r>
      <w:r w:rsidR="00EC3DD5">
        <w:rPr>
          <w:rFonts w:ascii="宋体" w:eastAsia="宋体" w:hAnsi="宋体" w:hint="eastAsia"/>
          <w:lang w:val="fr-FR"/>
        </w:rPr>
        <w:t>、</w:t>
      </w:r>
      <w:r w:rsidRPr="00AE2F29">
        <w:rPr>
          <w:rFonts w:ascii="宋体" w:eastAsia="宋体" w:hAnsi="宋体"/>
          <w:lang w:val="fr-FR"/>
        </w:rPr>
        <w:t>反感</w:t>
      </w:r>
      <w:r w:rsidR="00EC3DD5">
        <w:rPr>
          <w:rFonts w:ascii="宋体" w:eastAsia="宋体" w:hAnsi="宋体" w:hint="eastAsia"/>
          <w:lang w:val="fr-FR"/>
        </w:rPr>
        <w:t>和</w:t>
      </w:r>
      <w:r w:rsidRPr="00AE2F29">
        <w:rPr>
          <w:rFonts w:ascii="宋体" w:eastAsia="宋体" w:hAnsi="宋体"/>
          <w:lang w:val="fr-FR"/>
        </w:rPr>
        <w:t>憎恨会转回到他自身，渗入</w:t>
      </w:r>
      <w:r w:rsidR="00EC3DD5">
        <w:rPr>
          <w:rFonts w:ascii="宋体" w:eastAsia="宋体" w:hAnsi="宋体" w:hint="eastAsia"/>
          <w:lang w:val="fr-FR"/>
        </w:rPr>
        <w:t>他</w:t>
      </w:r>
      <w:r w:rsidRPr="00AE2F29">
        <w:rPr>
          <w:rFonts w:ascii="宋体" w:eastAsia="宋体" w:hAnsi="宋体"/>
          <w:lang w:val="fr-FR"/>
        </w:rPr>
        <w:t>灵魂的核心，并在</w:t>
      </w:r>
      <w:r w:rsidR="00EC3DD5">
        <w:rPr>
          <w:rFonts w:ascii="宋体" w:eastAsia="宋体" w:hAnsi="宋体" w:hint="eastAsia"/>
          <w:lang w:val="fr-FR"/>
        </w:rPr>
        <w:t>那</w:t>
      </w:r>
      <w:r w:rsidRPr="00AE2F29">
        <w:rPr>
          <w:rFonts w:ascii="宋体" w:eastAsia="宋体" w:hAnsi="宋体"/>
          <w:lang w:val="fr-FR"/>
        </w:rPr>
        <w:t>以有毒的色彩浸染整个宇宙。若超自然之爱仍幸存于</w:t>
      </w:r>
      <w:proofErr w:type="gramStart"/>
      <w:r w:rsidRPr="00AE2F29">
        <w:rPr>
          <w:rFonts w:ascii="宋体" w:eastAsia="宋体" w:hAnsi="宋体"/>
          <w:lang w:val="fr-FR"/>
        </w:rPr>
        <w:t>世</w:t>
      </w:r>
      <w:proofErr w:type="gramEnd"/>
      <w:r w:rsidRPr="00AE2F29">
        <w:rPr>
          <w:rFonts w:ascii="宋体" w:eastAsia="宋体" w:hAnsi="宋体"/>
          <w:lang w:val="fr-FR"/>
        </w:rPr>
        <w:t>，便能阻止这第二重效应的产生，但不是第一重。第一重效应是不幸的本质所在；没有它便不会产生不幸。</w:t>
      </w:r>
    </w:p>
    <w:p w14:paraId="6D014129"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“他为我们成了诅咒”。</w:t>
      </w:r>
      <w:r w:rsidRPr="00AE2F29">
        <w:rPr>
          <w:rStyle w:val="af4"/>
          <w:rFonts w:ascii="宋体" w:eastAsia="宋体" w:hAnsi="宋体"/>
          <w:lang w:val="fr-FR"/>
        </w:rPr>
        <w:footnoteReference w:id="30"/>
      </w:r>
      <w:r w:rsidRPr="00AE2F29">
        <w:rPr>
          <w:rFonts w:ascii="宋体" w:eastAsia="宋体" w:hAnsi="宋体"/>
          <w:lang w:val="fr-FR"/>
        </w:rPr>
        <w:t>成为诅咒的不只是基督吊在木桩上的身体，还有他的整个灵魂。同样，凡是身陷不幸的无辜者都会感到自己遭受了诅咒。即使那些过去身陷不幸，后因命运的转机得以逃脱的人，</w:t>
      </w:r>
      <w:proofErr w:type="gramStart"/>
      <w:r w:rsidRPr="00AE2F29">
        <w:rPr>
          <w:rFonts w:ascii="宋体" w:eastAsia="宋体" w:hAnsi="宋体"/>
          <w:lang w:val="fr-FR"/>
        </w:rPr>
        <w:t>若曾被</w:t>
      </w:r>
      <w:proofErr w:type="gramEnd"/>
      <w:r w:rsidRPr="00AE2F29">
        <w:rPr>
          <w:rFonts w:ascii="宋体" w:eastAsia="宋体" w:hAnsi="宋体"/>
          <w:lang w:val="fr-FR"/>
        </w:rPr>
        <w:t>不幸啃噬得足够凶狠，也仍会感到这诅咒如影随形。</w:t>
      </w:r>
    </w:p>
    <w:p w14:paraId="642DA34D" w14:textId="77777777" w:rsidR="000D0111" w:rsidRPr="00AE2F29" w:rsidRDefault="000D0111" w:rsidP="000D0111">
      <w:pPr>
        <w:spacing w:after="200" w:line="400" w:lineRule="exact"/>
        <w:ind w:firstLineChars="200" w:firstLine="440"/>
        <w:jc w:val="both"/>
        <w:rPr>
          <w:rFonts w:ascii="宋体" w:eastAsia="宋体" w:hAnsi="宋体" w:hint="eastAsia"/>
          <w:u w:val="single"/>
          <w:lang w:val="fr-FR"/>
        </w:rPr>
      </w:pPr>
      <w:r w:rsidRPr="00AE2F29">
        <w:rPr>
          <w:rFonts w:ascii="宋体" w:eastAsia="宋体" w:hAnsi="宋体"/>
          <w:lang w:val="fr-FR"/>
        </w:rPr>
        <w:t>不幸的另一重效应是通过向灵魂倾注惰性的毒剂，使灵魂一点点成为自己的同谋。在长期身陷不幸的人身上，存在着一种与自身的不幸的共谋。这种共谋会阻碍他一切改</w:t>
      </w:r>
      <w:r w:rsidRPr="00AE2F29">
        <w:rPr>
          <w:rFonts w:ascii="宋体" w:eastAsia="宋体" w:hAnsi="宋体"/>
          <w:lang w:val="fr-FR"/>
        </w:rPr>
        <w:lastRenderedPageBreak/>
        <w:t>变命运的努力；甚至会阻碍他寻求解脱，乃至有时扑灭他得到解脱的希望。他于是安于不幸，而旁人却可能误以为他已满足于这一处境。不仅如此，这种同谋关系还会令不幸者身不由己地避开一切获得解脱的道路；而后用一些荒唐可笑的借口装傻充愣。甚至在那些已经摆脱不幸的人身上，若灵魂曾被啃噬得足够凶狠，也仍存在着</w:t>
      </w:r>
      <w:proofErr w:type="gramStart"/>
      <w:r w:rsidRPr="00AE2F29">
        <w:rPr>
          <w:rFonts w:ascii="宋体" w:eastAsia="宋体" w:hAnsi="宋体"/>
          <w:lang w:val="fr-FR"/>
        </w:rPr>
        <w:t>某种将</w:t>
      </w:r>
      <w:proofErr w:type="gramEnd"/>
      <w:r w:rsidRPr="00AE2F29">
        <w:rPr>
          <w:rFonts w:ascii="宋体" w:eastAsia="宋体" w:hAnsi="宋体"/>
          <w:lang w:val="fr-FR"/>
        </w:rPr>
        <w:t>他再次推入不幸的东西，仿佛这不幸如寄生虫般盘踞在他体内，迟早将他引向属于自己的末日。有时，这种驱力（</w:t>
      </w:r>
      <w:r w:rsidRPr="00AE2F29">
        <w:rPr>
          <w:rFonts w:ascii="Times New Roman" w:hAnsi="Times New Roman" w:cs="Times New Roman"/>
          <w:sz w:val="24"/>
          <w:szCs w:val="28"/>
          <w:lang w:val="fr-FR"/>
        </w:rPr>
        <w:t>impulsion</w:t>
      </w:r>
      <w:r w:rsidRPr="00AE2F29">
        <w:rPr>
          <w:rFonts w:ascii="宋体" w:eastAsia="宋体" w:hAnsi="宋体"/>
          <w:lang w:val="fr-FR"/>
        </w:rPr>
        <w:t>）</w:t>
      </w:r>
      <w:r w:rsidRPr="00AE2F29">
        <w:rPr>
          <w:rStyle w:val="af4"/>
          <w:rFonts w:ascii="宋体" w:eastAsia="宋体" w:hAnsi="宋体"/>
          <w:lang w:val="fr-FR"/>
        </w:rPr>
        <w:footnoteReference w:id="31"/>
      </w:r>
      <w:r w:rsidRPr="00AE2F29">
        <w:rPr>
          <w:rFonts w:ascii="宋体" w:eastAsia="宋体" w:hAnsi="宋体"/>
          <w:lang w:val="fr-FR"/>
        </w:rPr>
        <w:t>会压倒灵魂趋向幸福的全部运动。倘若不幸是被恩惠终结的，便会引起灵魂对恩人的怨恨；这便是许多看似莫名其妙的、野蛮的忘恩负义的起因。有时，使不幸者摆脱当前的不幸容易，摆脱过去的不幸却难。唯有上帝能够做到这点。然而，哪怕上帝的恩宠也无法治愈尘世间无可挽回地受损的本性。基督荣耀的</w:t>
      </w:r>
      <w:proofErr w:type="gramStart"/>
      <w:r w:rsidRPr="00AE2F29">
        <w:rPr>
          <w:rFonts w:ascii="宋体" w:eastAsia="宋体" w:hAnsi="宋体"/>
          <w:lang w:val="fr-FR"/>
        </w:rPr>
        <w:t>圣身上</w:t>
      </w:r>
      <w:proofErr w:type="gramEnd"/>
      <w:r w:rsidRPr="00AE2F29">
        <w:rPr>
          <w:rFonts w:ascii="宋体" w:eastAsia="宋体" w:hAnsi="宋体"/>
          <w:lang w:val="fr-FR"/>
        </w:rPr>
        <w:t>满是伤痕。</w:t>
      </w:r>
    </w:p>
    <w:p w14:paraId="45DE9FE8"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只有将不幸视作某种距离，人才能接受不幸的存在。</w:t>
      </w:r>
    </w:p>
    <w:p w14:paraId="08A96672"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上帝</w:t>
      </w:r>
      <w:proofErr w:type="gramStart"/>
      <w:r w:rsidRPr="00AE2F29">
        <w:rPr>
          <w:rFonts w:ascii="宋体" w:eastAsia="宋体" w:hAnsi="宋体"/>
          <w:lang w:val="fr-FR"/>
        </w:rPr>
        <w:t>因着</w:t>
      </w:r>
      <w:proofErr w:type="gramEnd"/>
      <w:r w:rsidRPr="00AE2F29">
        <w:rPr>
          <w:rFonts w:ascii="宋体" w:eastAsia="宋体" w:hAnsi="宋体"/>
          <w:lang w:val="fr-FR"/>
        </w:rPr>
        <w:t>爱，为着爱而创造。上帝没有创造别的东西，除了爱本身和爱的媒介。他创造了爱的全部形式。他创造了在各种可能的距离上都有能力去爱的存在。他自己则去到了最大的距离，无限遥远的距离，因为没有别的东西能够替他做到这点。上帝与上帝之间的这一无限遥远的距离，就是极致的撕裂，不可企及的痛楚，爱的奇迹，就是十字架上的受难。没什么要比成为诅咒离上帝更远。</w:t>
      </w:r>
    </w:p>
    <w:p w14:paraId="65CBCAC0"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这道裂隙之上，至高之爱架起了至高的结合，于寂静深处在茫茫宇宙间恒久地回响，恰如两枚若即若离的音符，汇作纯净却令人心碎的和声。这就是</w:t>
      </w:r>
      <w:r w:rsidRPr="00AE2F29">
        <w:rPr>
          <w:rFonts w:ascii="宋体" w:eastAsia="宋体" w:hAnsi="宋体"/>
          <w:b/>
          <w:bCs/>
          <w:lang w:val="fr-FR"/>
        </w:rPr>
        <w:t>上帝之道</w:t>
      </w:r>
      <w:r w:rsidRPr="00AE2F29">
        <w:rPr>
          <w:rFonts w:ascii="宋体" w:eastAsia="宋体" w:hAnsi="宋体"/>
          <w:lang w:val="fr-FR"/>
        </w:rPr>
        <w:t>（</w:t>
      </w:r>
      <w:r w:rsidRPr="00AE2F29">
        <w:rPr>
          <w:rFonts w:ascii="Times New Roman" w:hAnsi="Times New Roman" w:cs="Times New Roman"/>
          <w:sz w:val="24"/>
          <w:szCs w:val="28"/>
          <w:lang w:val="fr-FR"/>
        </w:rPr>
        <w:t>la Parole de Dieu</w:t>
      </w:r>
      <w:r w:rsidRPr="00AE2F29">
        <w:rPr>
          <w:rFonts w:ascii="宋体" w:eastAsia="宋体" w:hAnsi="宋体"/>
          <w:lang w:val="fr-FR"/>
        </w:rPr>
        <w:t>）。整个创造不过是它的颤音。当人类的音响以其至纯的姿态拂过我们的灵魂，我们听见的正是这道。当我们学会倾听寂静，便会从寂静中更加分明地听见这道。</w:t>
      </w:r>
    </w:p>
    <w:p w14:paraId="562E0F73"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那些坚持去爱的灵魂，能够从它们被不幸推入的深渊中听到这一音符。从此他们便不再怀疑。</w:t>
      </w:r>
    </w:p>
    <w:p w14:paraId="4013979A"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被不幸击中的人站在十字架下，几乎离上帝最远。不要</w:t>
      </w:r>
      <w:proofErr w:type="gramStart"/>
      <w:r w:rsidRPr="00AE2F29">
        <w:rPr>
          <w:rFonts w:ascii="宋体" w:eastAsia="宋体" w:hAnsi="宋体"/>
          <w:lang w:val="fr-FR"/>
        </w:rPr>
        <w:t>以为罪会离</w:t>
      </w:r>
      <w:proofErr w:type="gramEnd"/>
      <w:r w:rsidRPr="00AE2F29">
        <w:rPr>
          <w:rFonts w:ascii="宋体" w:eastAsia="宋体" w:hAnsi="宋体"/>
          <w:lang w:val="fr-FR"/>
        </w:rPr>
        <w:t>上帝更远。</w:t>
      </w:r>
      <w:proofErr w:type="gramStart"/>
      <w:r w:rsidRPr="00AE2F29">
        <w:rPr>
          <w:rFonts w:ascii="宋体" w:eastAsia="宋体" w:hAnsi="宋体"/>
          <w:lang w:val="fr-FR"/>
        </w:rPr>
        <w:t>罪并非</w:t>
      </w:r>
      <w:proofErr w:type="gramEnd"/>
      <w:r w:rsidRPr="00AE2F29">
        <w:rPr>
          <w:rFonts w:ascii="宋体" w:eastAsia="宋体" w:hAnsi="宋体"/>
          <w:lang w:val="fr-FR"/>
        </w:rPr>
        <w:t>某种距离，而是目光的偏移。</w:t>
      </w:r>
    </w:p>
    <w:p w14:paraId="4AABCD34"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的确，这种距离同原初的忤逆具有某种神秘的关联。我们被告知，人类</w:t>
      </w:r>
      <w:proofErr w:type="gramStart"/>
      <w:r w:rsidRPr="00AE2F29">
        <w:rPr>
          <w:rFonts w:ascii="宋体" w:eastAsia="宋体" w:hAnsi="宋体"/>
          <w:lang w:val="fr-FR"/>
        </w:rPr>
        <w:t>起初把</w:t>
      </w:r>
      <w:proofErr w:type="gramEnd"/>
      <w:r w:rsidRPr="00AE2F29">
        <w:rPr>
          <w:rFonts w:ascii="宋体" w:eastAsia="宋体" w:hAnsi="宋体"/>
          <w:lang w:val="fr-FR"/>
        </w:rPr>
        <w:t>目光从上帝处移开，在歧路上越走越远。因为他们那时尚能走路。如今的我们被困在原地，臣服于必然，只</w:t>
      </w:r>
      <w:proofErr w:type="gramStart"/>
      <w:r w:rsidRPr="00AE2F29">
        <w:rPr>
          <w:rFonts w:ascii="宋体" w:eastAsia="宋体" w:hAnsi="宋体"/>
          <w:lang w:val="fr-FR"/>
        </w:rPr>
        <w:t>剩调整</w:t>
      </w:r>
      <w:proofErr w:type="gramEnd"/>
      <w:r w:rsidRPr="00AE2F29">
        <w:rPr>
          <w:rFonts w:ascii="宋体" w:eastAsia="宋体" w:hAnsi="宋体"/>
          <w:lang w:val="fr-FR"/>
        </w:rPr>
        <w:t>目光的自由。一种盲目的机械机制，丝毫不顾精神的完美程度，不断地把人们抛来抛去，并把其中的一些抛到十字架下。他们所能决定的，只是是否让自己的目光透过全部的震荡紧盯上帝。并非上帝的神意有所缺席。而是上帝意欲藉神意</w:t>
      </w:r>
      <w:proofErr w:type="gramStart"/>
      <w:r w:rsidRPr="00AE2F29">
        <w:rPr>
          <w:rFonts w:ascii="宋体" w:eastAsia="宋体" w:hAnsi="宋体"/>
          <w:lang w:val="fr-FR"/>
        </w:rPr>
        <w:lastRenderedPageBreak/>
        <w:t>使必然</w:t>
      </w:r>
      <w:proofErr w:type="gramEnd"/>
      <w:r w:rsidRPr="00AE2F29">
        <w:rPr>
          <w:rFonts w:ascii="宋体" w:eastAsia="宋体" w:hAnsi="宋体"/>
          <w:lang w:val="fr-FR"/>
        </w:rPr>
        <w:t>成为盲目的机制。</w:t>
      </w:r>
    </w:p>
    <w:p w14:paraId="3BEC3110"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若</w:t>
      </w:r>
      <w:proofErr w:type="gramStart"/>
      <w:r w:rsidRPr="00AE2F29">
        <w:rPr>
          <w:rFonts w:ascii="宋体" w:eastAsia="宋体" w:hAnsi="宋体"/>
          <w:lang w:val="fr-FR"/>
        </w:rPr>
        <w:t>这机制</w:t>
      </w:r>
      <w:proofErr w:type="gramEnd"/>
      <w:r w:rsidRPr="00AE2F29">
        <w:rPr>
          <w:rFonts w:ascii="宋体" w:eastAsia="宋体" w:hAnsi="宋体"/>
          <w:lang w:val="fr-FR"/>
        </w:rPr>
        <w:t>并非盲目，就根本不会存在不幸。不幸首先是全然匿名的，它剥夺被他攫住之人的人格，将他们变成某物。不幸极度冷漠，而正是这漠然的冰冷，这金属般的冰冷， 将一切被它触及的灵魂深深冻结。他们再也不会变得温暖。再也不会把自己当成某人。</w:t>
      </w:r>
    </w:p>
    <w:p w14:paraId="6F22FF3D"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若无自身包含的部分偶然性，不幸不会具有这种效力（vertu）。为信仰遭受迫害</w:t>
      </w:r>
      <w:r w:rsidRPr="00AE2F29">
        <w:rPr>
          <w:rFonts w:ascii="宋体" w:eastAsia="宋体" w:hAnsi="宋体"/>
          <w:u w:val="single"/>
          <w:lang w:val="fr-FR"/>
        </w:rPr>
        <w:t>而</w:t>
      </w:r>
      <w:r w:rsidRPr="00AE2F29">
        <w:rPr>
          <w:rFonts w:ascii="宋体" w:eastAsia="宋体" w:hAnsi="宋体"/>
          <w:lang w:val="fr-FR"/>
        </w:rPr>
        <w:t>清楚此事的人，无论曾受何种痛苦，都称不上不幸者。只有待痛苦或恐惧盘踞在他们灵魂，使他们忘记了受迫的原因，他们才算落入不幸。那些被迫与野兽搏斗，而高歌走入斗兽场的殉道者称不上不幸者。基督才可称不幸者。他死得并不像殉道者一般。他死得像一个普通罪犯，夹在两个盗贼之间，只不过稍稍更加可笑。因为不幸令人发笑。</w:t>
      </w:r>
    </w:p>
    <w:p w14:paraId="2CA6AB7E"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唯有盲目的必然性才能将人们抛至极远的一点，抛到十字架的近旁。造成了多数不幸的人类过犯也是盲目必然性的一个部分，因为犯罪的人并不清楚自己在做什么。</w:t>
      </w:r>
    </w:p>
    <w:p w14:paraId="110DBCA5"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友爱的形式有两种：相聚和分离。二者不可分割。二者都包含同一种善，那独一的善：友爱。因为当两个并非朋友的人相互靠近时，并无相聚可言。当他们彼此远离时，也无分离可言。既然二者包含同一种善，二者就同样美好。</w:t>
      </w:r>
    </w:p>
    <w:p w14:paraId="570ABE70" w14:textId="15ED1D08"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上帝创造自己，完美地认识自己，就如我们可悲地制造和认识我们之外的对象。然而上帝首先是爱。上帝首先爱祂自己。这种爱，这种上帝内部的友爱，就是三位一体。在由这神圣之爱联结起来的各项之间，不仅是相近；而</w:t>
      </w:r>
      <w:ins w:id="16" w:author="王星皓" w:date="2025-07-23T10:16:00Z" w16du:dateUtc="2025-07-23T02:16:00Z">
        <w:r w:rsidR="003E343E">
          <w:rPr>
            <w:rFonts w:ascii="宋体" w:eastAsia="宋体" w:hAnsi="宋体" w:hint="eastAsia"/>
            <w:lang w:val="fr-FR"/>
          </w:rPr>
          <w:t>且</w:t>
        </w:r>
      </w:ins>
      <w:r w:rsidRPr="00AE2F29">
        <w:rPr>
          <w:rFonts w:ascii="宋体" w:eastAsia="宋体" w:hAnsi="宋体"/>
          <w:lang w:val="fr-FR"/>
        </w:rPr>
        <w:t>是无限</w:t>
      </w:r>
      <w:del w:id="17" w:author="王星皓" w:date="2025-07-23T10:16:00Z" w16du:dateUtc="2025-07-23T02:16:00Z">
        <w:r w:rsidRPr="00AE2F29" w:rsidDel="003E343E">
          <w:rPr>
            <w:rFonts w:ascii="宋体" w:eastAsia="宋体" w:hAnsi="宋体"/>
            <w:lang w:val="fr-FR"/>
          </w:rPr>
          <w:delText>的</w:delText>
        </w:r>
      </w:del>
      <w:r w:rsidRPr="00AE2F29">
        <w:rPr>
          <w:rFonts w:ascii="宋体" w:eastAsia="宋体" w:hAnsi="宋体"/>
          <w:lang w:val="fr-FR"/>
        </w:rPr>
        <w:t>相近，乃至同一。但</w:t>
      </w:r>
      <w:proofErr w:type="gramStart"/>
      <w:r w:rsidRPr="00AE2F29">
        <w:rPr>
          <w:rFonts w:ascii="宋体" w:eastAsia="宋体" w:hAnsi="宋体"/>
          <w:lang w:val="fr-FR"/>
        </w:rPr>
        <w:t>因着</w:t>
      </w:r>
      <w:proofErr w:type="gramEnd"/>
      <w:r w:rsidRPr="00AE2F29">
        <w:rPr>
          <w:rFonts w:ascii="宋体" w:eastAsia="宋体" w:hAnsi="宋体"/>
          <w:lang w:val="fr-FR"/>
        </w:rPr>
        <w:t>创世、道成肉身和受难，也</w:t>
      </w:r>
      <w:ins w:id="18" w:author="王星皓" w:date="2025-07-23T10:16:00Z" w16du:dateUtc="2025-07-23T02:16:00Z">
        <w:r w:rsidR="003E343E">
          <w:rPr>
            <w:rFonts w:ascii="宋体" w:eastAsia="宋体" w:hAnsi="宋体" w:hint="eastAsia"/>
            <w:lang w:val="fr-FR"/>
          </w:rPr>
          <w:t>相隔</w:t>
        </w:r>
      </w:ins>
      <w:del w:id="19" w:author="王星皓" w:date="2025-07-23T10:16:00Z" w16du:dateUtc="2025-07-23T02:16:00Z">
        <w:r w:rsidRPr="00AE2F29" w:rsidDel="003E343E">
          <w:rPr>
            <w:rFonts w:ascii="宋体" w:eastAsia="宋体" w:hAnsi="宋体"/>
            <w:lang w:val="fr-FR"/>
          </w:rPr>
          <w:delText>有着</w:delText>
        </w:r>
      </w:del>
      <w:r w:rsidRPr="00AE2F29">
        <w:rPr>
          <w:rFonts w:ascii="宋体" w:eastAsia="宋体" w:hAnsi="宋体"/>
          <w:lang w:val="fr-FR"/>
        </w:rPr>
        <w:t>无限的距离。时空的总体横亘在上帝与上帝之间的厚度造成了无限的距离。</w:t>
      </w:r>
    </w:p>
    <w:p w14:paraId="5238A6E1" w14:textId="3AEA4F28"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情人和朋友的心愿（</w:t>
      </w:r>
      <w:r w:rsidRPr="00AE2F29">
        <w:rPr>
          <w:rFonts w:ascii="Times New Roman" w:eastAsia="宋体" w:hAnsi="Times New Roman" w:cs="Times New Roman"/>
          <w:lang w:val="fr-FR"/>
        </w:rPr>
        <w:t>désirs</w:t>
      </w:r>
      <w:r w:rsidRPr="00AE2F29">
        <w:rPr>
          <w:rFonts w:ascii="宋体" w:eastAsia="宋体" w:hAnsi="宋体"/>
          <w:lang w:val="fr-FR"/>
        </w:rPr>
        <w:t>）不一。前者是相爱至相濡以沫，成为同一个存在。后者是相爱至相忘于江湖，他们的结合也分毫不减。</w:t>
      </w:r>
      <w:ins w:id="20" w:author="王星皓" w:date="2025-07-23T10:17:00Z" w16du:dateUtc="2025-07-23T02:17:00Z">
        <w:r w:rsidR="00233659">
          <w:rPr>
            <w:rStyle w:val="af4"/>
            <w:rFonts w:ascii="宋体" w:eastAsia="宋体" w:hAnsi="宋体" w:hint="eastAsia"/>
            <w:lang w:val="fr-FR"/>
          </w:rPr>
          <w:footnoteReference w:id="32"/>
        </w:r>
      </w:ins>
      <w:r w:rsidRPr="00AE2F29">
        <w:rPr>
          <w:rFonts w:ascii="宋体" w:eastAsia="宋体" w:hAnsi="宋体"/>
          <w:lang w:val="fr-FR"/>
        </w:rPr>
        <w:t>人在尘世徒然渴望（</w:t>
      </w:r>
      <w:r w:rsidRPr="00AE2F29">
        <w:rPr>
          <w:rFonts w:ascii="Times New Roman" w:eastAsia="宋体" w:hAnsi="Times New Roman" w:cs="Times New Roman"/>
          <w:lang w:val="fr-FR"/>
        </w:rPr>
        <w:t>désirs</w:t>
      </w:r>
      <w:r w:rsidRPr="00AE2F29">
        <w:rPr>
          <w:rFonts w:ascii="宋体" w:eastAsia="宋体" w:hAnsi="宋体"/>
          <w:lang w:val="fr-FR"/>
        </w:rPr>
        <w:t>）的一切，在上帝那里都完美真实。所有这些不可能的愿望埋在我们的内心，好似我们天命的印记，而只有当我们不再指望它们的实现，它们才对我们有益。</w:t>
      </w:r>
    </w:p>
    <w:p w14:paraId="6266D78F"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上帝与上帝之间的爱，其本身就是上帝，就是这一具有双重德能的纽带；这纽带将两个存在联系起来，乃至难舍难分，真正结为一体，这纽带在距离间延展，克服了无限的分离。泯灭了一切众多的上帝的同一，</w:t>
      </w:r>
      <w:proofErr w:type="gramStart"/>
      <w:r w:rsidRPr="00AE2F29">
        <w:rPr>
          <w:rFonts w:ascii="宋体" w:eastAsia="宋体" w:hAnsi="宋体"/>
          <w:lang w:val="fr-FR"/>
        </w:rPr>
        <w:t>纵遭离弃</w:t>
      </w:r>
      <w:proofErr w:type="gramEnd"/>
      <w:r w:rsidRPr="00AE2F29">
        <w:rPr>
          <w:rFonts w:ascii="宋体" w:eastAsia="宋体" w:hAnsi="宋体"/>
          <w:lang w:val="fr-FR"/>
        </w:rPr>
        <w:t>也未止息的基督对天父的完美之爱，这二者是同一种</w:t>
      </w:r>
      <w:r w:rsidRPr="00AE2F29">
        <w:rPr>
          <w:rFonts w:ascii="宋体" w:eastAsia="宋体" w:hAnsi="宋体"/>
          <w:b/>
          <w:bCs/>
          <w:u w:val="single"/>
          <w:lang w:val="fr-FR"/>
        </w:rPr>
        <w:t>爱</w:t>
      </w:r>
      <w:r w:rsidRPr="00AE2F29">
        <w:rPr>
          <w:rFonts w:ascii="宋体" w:eastAsia="宋体" w:hAnsi="宋体"/>
          <w:lang w:val="fr-FR"/>
        </w:rPr>
        <w:t>之圣德的两种形态，这爱即是上帝。</w:t>
      </w:r>
    </w:p>
    <w:p w14:paraId="1E687047" w14:textId="6B408714"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上帝在本质上是爱，以至同一——</w:t>
      </w:r>
      <w:del w:id="23" w:author="王星皓" w:date="2025-07-23T10:20:00Z" w16du:dateUtc="2025-07-23T02:20:00Z">
        <w:r w:rsidRPr="00AE2F29" w:rsidDel="009E0FF0">
          <w:rPr>
            <w:rFonts w:ascii="宋体" w:eastAsia="宋体" w:hAnsi="宋体"/>
            <w:lang w:val="fr-FR"/>
          </w:rPr>
          <w:delText>它</w:delText>
        </w:r>
      </w:del>
      <w:r w:rsidRPr="00AE2F29">
        <w:rPr>
          <w:rFonts w:ascii="宋体" w:eastAsia="宋体" w:hAnsi="宋体"/>
          <w:lang w:val="fr-FR"/>
        </w:rPr>
        <w:t>在某种意义上</w:t>
      </w:r>
      <w:ins w:id="24" w:author="王星皓" w:date="2025-07-23T10:20:00Z" w16du:dateUtc="2025-07-23T02:20:00Z">
        <w:r w:rsidR="009E0FF0">
          <w:rPr>
            <w:rFonts w:ascii="宋体" w:eastAsia="宋体" w:hAnsi="宋体" w:hint="eastAsia"/>
            <w:lang w:val="fr-FR"/>
          </w:rPr>
          <w:t>这</w:t>
        </w:r>
      </w:ins>
      <w:r w:rsidRPr="00AE2F29">
        <w:rPr>
          <w:rFonts w:ascii="宋体" w:eastAsia="宋体" w:hAnsi="宋体"/>
          <w:lang w:val="fr-FR"/>
        </w:rPr>
        <w:t>就是爱的定义——成为爱的一</w:t>
      </w:r>
      <w:r w:rsidRPr="00AE2F29">
        <w:rPr>
          <w:rFonts w:ascii="宋体" w:eastAsia="宋体" w:hAnsi="宋体"/>
          <w:lang w:val="fr-FR"/>
        </w:rPr>
        <w:lastRenderedPageBreak/>
        <w:t>般结果。而与这爱的无限统一（</w:t>
      </w:r>
      <w:r w:rsidRPr="00AE2F29">
        <w:rPr>
          <w:rFonts w:ascii="Times New Roman" w:hAnsi="Times New Roman" w:cs="Times New Roman"/>
          <w:sz w:val="24"/>
          <w:szCs w:val="28"/>
          <w:lang w:val="fr-FR"/>
        </w:rPr>
        <w:t>unificatrice</w:t>
      </w:r>
      <w:r w:rsidRPr="00AE2F29">
        <w:rPr>
          <w:rFonts w:ascii="宋体" w:eastAsia="宋体" w:hAnsi="宋体"/>
          <w:lang w:val="fr-FR"/>
        </w:rPr>
        <w:t>）德能相对的，就是它所战胜的无限分离，这分离便是全部的创造，遍及整个时空，由机械性的原始物质构成，横亘在基督与天父之间。</w:t>
      </w:r>
    </w:p>
    <w:p w14:paraId="27A819C7"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至于我们人类，我们的苦</w:t>
      </w:r>
      <w:proofErr w:type="gramStart"/>
      <w:r w:rsidRPr="00AE2F29">
        <w:rPr>
          <w:rFonts w:ascii="宋体" w:eastAsia="宋体" w:hAnsi="宋体"/>
          <w:lang w:val="fr-FR"/>
        </w:rPr>
        <w:t>厄</w:t>
      </w:r>
      <w:proofErr w:type="gramEnd"/>
      <w:r w:rsidRPr="00AE2F29">
        <w:rPr>
          <w:rFonts w:ascii="宋体" w:eastAsia="宋体" w:hAnsi="宋体"/>
          <w:lang w:val="fr-FR"/>
        </w:rPr>
        <w:t>赋予了我们无比珍贵的特权，使我们得以分享子</w:t>
      </w:r>
      <w:proofErr w:type="gramStart"/>
      <w:r w:rsidRPr="00AE2F29">
        <w:rPr>
          <w:rFonts w:ascii="宋体" w:eastAsia="宋体" w:hAnsi="宋体"/>
          <w:lang w:val="fr-FR"/>
        </w:rPr>
        <w:t>与父间的</w:t>
      </w:r>
      <w:proofErr w:type="gramEnd"/>
      <w:r w:rsidRPr="00AE2F29">
        <w:rPr>
          <w:rFonts w:ascii="宋体" w:eastAsia="宋体" w:hAnsi="宋体"/>
          <w:lang w:val="fr-FR"/>
        </w:rPr>
        <w:t>这段距离。但这距离仅对爱者来说才是分离。对于爱者，分离虽然痛苦，却是种善，因为它亦是爱。基督被离弃时的哀恸也是种善。对于尘世中的我们，没什么善好能胜过分享这份哀恸。在尘世，由于肉身的缘故，上帝无法完美地与我们同在。但祂可能在极度的不幸中对我们几近缺席。这是我们在此</w:t>
      </w:r>
      <w:proofErr w:type="gramStart"/>
      <w:r w:rsidRPr="00AE2F29">
        <w:rPr>
          <w:rFonts w:ascii="宋体" w:eastAsia="宋体" w:hAnsi="宋体"/>
          <w:lang w:val="fr-FR"/>
        </w:rPr>
        <w:t>世</w:t>
      </w:r>
      <w:proofErr w:type="gramEnd"/>
      <w:r w:rsidRPr="00AE2F29">
        <w:rPr>
          <w:rFonts w:ascii="宋体" w:eastAsia="宋体" w:hAnsi="宋体"/>
          <w:lang w:val="fr-FR"/>
        </w:rPr>
        <w:t>达至完美的唯一可能。这就是为什么，十字架是我们唯一的希望。“没有任何林子里长这样的树，开这样的花，抽出这样的枝叶和嫩芽。”</w:t>
      </w:r>
    </w:p>
    <w:p w14:paraId="76F1B3CB"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我们生活于其中的这个宇宙，就是神圣之</w:t>
      </w:r>
      <w:r w:rsidRPr="00AE2F29">
        <w:rPr>
          <w:rFonts w:ascii="宋体" w:eastAsia="宋体" w:hAnsi="宋体"/>
          <w:b/>
          <w:bCs/>
          <w:lang w:val="fr-FR"/>
        </w:rPr>
        <w:t>爱</w:t>
      </w:r>
      <w:r w:rsidRPr="00AE2F29">
        <w:rPr>
          <w:rFonts w:ascii="宋体" w:eastAsia="宋体" w:hAnsi="宋体"/>
          <w:lang w:val="fr-FR"/>
        </w:rPr>
        <w:t>在上帝与上帝间建起的这段距离，我们仅是其中的小小部分。我们只是这段距离上的小小一点。空间、时间，协同支配物质的机械机制构成了这段距离。我们称之为恶的一切都不过这种机制。当上帝的恩宠渗透到人的核心，照亮他的整个存在，便能使他在不违反自然法则的情况下水上行走。然而，倘若他背离了上帝，他便单纯任重力摆布。他于是相信自己具有意志并能选择，但他不过是一件物，一块下坠的石头。若我们以真正专注的目光观察人类的灵魂与社会，便可发现，凡缺少超自然光照之德的地方，一切都遵循着如让物体下坠的规律一般盲目而精确的机械法则。这一认识十分有益而且必要。那些被我们称作罪犯的人，不过是被风从屋顶刮下，掉落四散的瓦片。他们的唯一过错在于最初的选择让他们成为了这些瓦片。</w:t>
      </w:r>
    </w:p>
    <w:p w14:paraId="318B5E0B" w14:textId="2099642A"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在原始物质，植物界、动物界、诸种民族和灵魂中，必然性机制被移植到各个层次，而始终保持原样。站在我们的位置，从我们的视角观看，它的确全然盲目。然而，若我们将自己的心灵移出体外，移出宇宙，移出时空，回到我们的天父之所在，从那打量这一机制，它的面目便全然不同。看似必然的东西变成了顺从。物质全然被动，因而全然顺从上帝的旨意。它即我们的完美典范。除了上帝本身和顺从上帝之物外，再无别样的存在。物质因其完美的顺从配得爱其</w:t>
      </w:r>
      <w:r w:rsidRPr="00AE2F29">
        <w:rPr>
          <w:rFonts w:ascii="宋体" w:eastAsia="宋体" w:hAnsi="宋体"/>
          <w:b/>
          <w:bCs/>
          <w:lang w:val="fr-FR"/>
        </w:rPr>
        <w:t>主人</w:t>
      </w:r>
      <w:r w:rsidRPr="00AE2F29">
        <w:rPr>
          <w:rFonts w:ascii="宋体" w:eastAsia="宋体" w:hAnsi="宋体"/>
          <w:lang w:val="fr-FR"/>
        </w:rPr>
        <w:t>者的爱，有如一位情人满怀柔情地凝视着已故爱人从前抚触过的针线。世界之美昭示我们，物质配得一份我们的爱。在世界之美中，粗野的必然性化作了爱的对象。没有什么能够与波涛汹涌的大海上转瞬即逝的波</w:t>
      </w:r>
      <w:ins w:id="25" w:author="王星皓" w:date="2025-07-23T10:27:00Z" w16du:dateUtc="2025-07-23T02:27:00Z">
        <w:r w:rsidR="003031AA">
          <w:rPr>
            <w:rFonts w:ascii="宋体" w:eastAsia="宋体" w:hAnsi="宋体" w:hint="eastAsia"/>
            <w:lang w:val="fr-FR"/>
          </w:rPr>
          <w:t>涛</w:t>
        </w:r>
      </w:ins>
      <w:del w:id="26" w:author="王星皓" w:date="2025-07-23T10:27:00Z" w16du:dateUtc="2025-07-23T02:27:00Z">
        <w:r w:rsidRPr="00AE2F29" w:rsidDel="003031AA">
          <w:rPr>
            <w:rFonts w:ascii="宋体" w:eastAsia="宋体" w:hAnsi="宋体"/>
            <w:lang w:val="fr-FR"/>
          </w:rPr>
          <w:delText>纹</w:delText>
        </w:r>
      </w:del>
      <w:r w:rsidRPr="00AE2F29">
        <w:rPr>
          <w:rFonts w:ascii="宋体" w:eastAsia="宋体" w:hAnsi="宋体"/>
          <w:lang w:val="fr-FR"/>
        </w:rPr>
        <w:t>或群山近乎永恒的曲线中蕴含的重力相媲美。</w:t>
      </w:r>
    </w:p>
    <w:p w14:paraId="4AA3AA08"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大海不会因为我们知晓船只时而沉没就在我们眼中减少它的美。相反，它因此更美。若大海能为避开船只调整自身的波动，它便会是一个能够分辨和选择的存在，而不再是完美顺从外部压力的流体。正是这完美的顺从造就了大海之美。</w:t>
      </w:r>
    </w:p>
    <w:p w14:paraId="03BECD2D"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世上发生的一切恐怖均如重力赋予波浪的褶皱。它们因而蕴含某种美。有时，一部</w:t>
      </w:r>
      <w:r w:rsidRPr="00AE2F29">
        <w:rPr>
          <w:rFonts w:ascii="宋体" w:eastAsia="宋体" w:hAnsi="宋体"/>
          <w:lang w:val="fr-FR"/>
        </w:rPr>
        <w:lastRenderedPageBreak/>
        <w:t>诗作，如《伊利亚特》，可使这美变得可感。</w:t>
      </w:r>
    </w:p>
    <w:p w14:paraId="49D1E9C6"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人绝无可能摆脱对上帝的顺从。一个受造不可能不顺从。作为智慧且自由的受造，人类被赐予的唯一选择就是欲求顺从或</w:t>
      </w:r>
      <w:proofErr w:type="gramStart"/>
      <w:r w:rsidRPr="00AE2F29">
        <w:rPr>
          <w:rFonts w:ascii="宋体" w:eastAsia="宋体" w:hAnsi="宋体"/>
          <w:lang w:val="fr-FR"/>
        </w:rPr>
        <w:t>不</w:t>
      </w:r>
      <w:proofErr w:type="gramEnd"/>
      <w:r w:rsidRPr="00AE2F29">
        <w:rPr>
          <w:rFonts w:ascii="宋体" w:eastAsia="宋体" w:hAnsi="宋体"/>
          <w:lang w:val="fr-FR"/>
        </w:rPr>
        <w:t>欲求。</w:t>
      </w:r>
      <w:proofErr w:type="gramStart"/>
      <w:r w:rsidRPr="00AE2F29">
        <w:rPr>
          <w:rFonts w:ascii="宋体" w:eastAsia="宋体" w:hAnsi="宋体"/>
          <w:lang w:val="fr-FR"/>
        </w:rPr>
        <w:t>若人</w:t>
      </w:r>
      <w:proofErr w:type="gramEnd"/>
      <w:r w:rsidRPr="00AE2F29">
        <w:rPr>
          <w:rFonts w:ascii="宋体" w:eastAsia="宋体" w:hAnsi="宋体"/>
          <w:lang w:val="fr-FR"/>
        </w:rPr>
        <w:t>不欲顺从，他依旧永在顺从，只是作为机械必然性支配下的某物。</w:t>
      </w:r>
      <w:proofErr w:type="gramStart"/>
      <w:r w:rsidRPr="00AE2F29">
        <w:rPr>
          <w:rFonts w:ascii="宋体" w:eastAsia="宋体" w:hAnsi="宋体"/>
          <w:lang w:val="fr-FR"/>
        </w:rPr>
        <w:t>若人</w:t>
      </w:r>
      <w:proofErr w:type="gramEnd"/>
      <w:r w:rsidRPr="00AE2F29">
        <w:rPr>
          <w:rFonts w:ascii="宋体" w:eastAsia="宋体" w:hAnsi="宋体"/>
          <w:lang w:val="fr-FR"/>
        </w:rPr>
        <w:t>欲求顺从，他仍受机械必然性的支配，但其上增添了一种新的必然性，它由超自然事物所独有的法则构成。某些行动将对人变得不再可能，另一些则自动通过人去完成，有时几乎无需人的参与。</w:t>
      </w:r>
    </w:p>
    <w:p w14:paraId="15023423"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proofErr w:type="gramStart"/>
      <w:r w:rsidRPr="00AE2F29">
        <w:rPr>
          <w:rFonts w:ascii="宋体" w:eastAsia="宋体" w:hAnsi="宋体"/>
          <w:lang w:val="fr-FR"/>
        </w:rPr>
        <w:t>若人</w:t>
      </w:r>
      <w:proofErr w:type="gramEnd"/>
      <w:r w:rsidRPr="00AE2F29">
        <w:rPr>
          <w:rFonts w:ascii="宋体" w:eastAsia="宋体" w:hAnsi="宋体"/>
          <w:lang w:val="fr-FR"/>
        </w:rPr>
        <w:t>感到自己在某个场合下违背了上帝，这仅意味着他在那个阶段暂停了对顺从的欲愿。当然，在其他条件相同的情况下，一个人是否同意顺从会导致他做出不同的行动；就像在其他条件相同的情况下，植物在阳光下和黑暗中的生长状态也截然不同。植物对自己的生长毫无控制，毫无选择。而我们，我们同植物一样，唯一的选择就是置身阳光与否。</w:t>
      </w:r>
    </w:p>
    <w:p w14:paraId="1096E913"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基督要我们以物质的温顺为楷模，他要我们去看野地里的百合，既</w:t>
      </w:r>
      <w:proofErr w:type="gramStart"/>
      <w:r w:rsidRPr="00AE2F29">
        <w:rPr>
          <w:rFonts w:ascii="宋体" w:eastAsia="宋体" w:hAnsi="宋体"/>
          <w:lang w:val="fr-FR"/>
        </w:rPr>
        <w:t>不</w:t>
      </w:r>
      <w:proofErr w:type="gramEnd"/>
      <w:r w:rsidRPr="00AE2F29">
        <w:rPr>
          <w:rFonts w:ascii="宋体" w:eastAsia="宋体" w:hAnsi="宋体"/>
          <w:lang w:val="fr-FR"/>
        </w:rPr>
        <w:t>劳作也不纺织。它们并不自行决定披上何种颜色，也不为争奇斗艳花费心思或使用伎俩，而是全然接受自然必然性赋予自身的一切。倘若在我们眼中，它们比华贵的布料还要无限华美，这并非因它们更为富丽，而只是在于它们的温顺。织物本身也属温顺，但它是对人温顺，而不是上帝。物质在顺从人时不美，而只在顺从上帝时才美。倘若在艺术作品中，物质有时呈现出如它在大海、山峦和花朵中一般的美，那是因为上帝的光芒充满了艺术家。若要看见未受上帝启迪的</w:t>
      </w:r>
      <w:proofErr w:type="gramStart"/>
      <w:r w:rsidRPr="00AE2F29">
        <w:rPr>
          <w:rFonts w:ascii="宋体" w:eastAsia="宋体" w:hAnsi="宋体"/>
          <w:lang w:val="fr-FR"/>
        </w:rPr>
        <w:t>人制</w:t>
      </w:r>
      <w:proofErr w:type="gramEnd"/>
      <w:r w:rsidRPr="00AE2F29">
        <w:rPr>
          <w:rFonts w:ascii="宋体" w:eastAsia="宋体" w:hAnsi="宋体"/>
          <w:lang w:val="fr-FR"/>
        </w:rPr>
        <w:t>造出的美，就必须以整个灵魂领悟到，这些人自身也只是顺从而不自知的物质。对于达至这一境地的人，世间的一切都绝对地完美无瑕。他能在</w:t>
      </w:r>
      <w:proofErr w:type="gramStart"/>
      <w:r w:rsidRPr="00AE2F29">
        <w:rPr>
          <w:rFonts w:ascii="宋体" w:eastAsia="宋体" w:hAnsi="宋体"/>
          <w:lang w:val="fr-FR"/>
        </w:rPr>
        <w:t>一</w:t>
      </w:r>
      <w:proofErr w:type="gramEnd"/>
      <w:r w:rsidRPr="00AE2F29">
        <w:rPr>
          <w:rFonts w:ascii="宋体" w:eastAsia="宋体" w:hAnsi="宋体"/>
          <w:lang w:val="fr-FR"/>
        </w:rPr>
        <w:t>切实存和一切发生中认出必然性的机制，并从中品味顺从的无限甜美。在我们眼中，万物的顺从之于上帝就如玻璃的透明之于光线。一旦我们以自身的整个存在感受到这顺从，我们便观看着上帝。</w:t>
      </w:r>
    </w:p>
    <w:p w14:paraId="087846E3"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若我们把一份报纸拿反，就只能看到一些奇形怪状的印刷符号。当我们将它摆正，我们所看的就不再是符号，而是文字。在狂风暴雨中，船只上的乘客会感到每一次颠簸都像在他们肚子里翻江倒海。船长则只是通过船身、风帆还有船舵的状态把握风向、水流和波浪的复杂情况。</w:t>
      </w:r>
    </w:p>
    <w:p w14:paraId="094422CC"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正如在学习识字或学习手艺时那样，人从一切事物中首先并几乎唯独习得宇宙对上帝的顺从。这的确是一种学习。同各种学习一样，它需要许多时间和辛苦。对于学有所成的人，事物之间、事件之间的差别，不过是一个识字的人在面对用红蓝墨水，各种笔法，各种字体重复写下的同一个句子时感受到的差别。不识字者只能看到其间的差异。对于识字的人，一切都毫无二致，因为这都是同一个句子。对于那些学有所成的人，诸种事物、诸种事件，无论何时、何处，都是同一句无限温柔的圣言的回响。这不是说他</w:t>
      </w:r>
      <w:r w:rsidRPr="00AE2F29">
        <w:rPr>
          <w:rFonts w:ascii="宋体" w:eastAsia="宋体" w:hAnsi="宋体"/>
          <w:lang w:val="fr-FR"/>
        </w:rPr>
        <w:lastRenderedPageBreak/>
        <w:t>们身上没有痛苦。痛苦只是某些事件的色彩。在用红墨水写成的一句话前，识字和不识字的人都同样看到红色；但红色在两人那里并非同等重要。</w:t>
      </w:r>
    </w:p>
    <w:p w14:paraId="15F7A5A8"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当学徒受了点伤或叫苦叫累时，工人和农民们有一种美丽的说法：“这是手艺进到你体内了”。</w:t>
      </w:r>
      <w:r w:rsidRPr="00AE2F29">
        <w:rPr>
          <w:rStyle w:val="af4"/>
          <w:rFonts w:ascii="宋体" w:eastAsia="宋体" w:hAnsi="宋体"/>
          <w:lang w:val="fr-FR"/>
        </w:rPr>
        <w:footnoteReference w:id="33"/>
      </w:r>
      <w:r w:rsidRPr="00AE2F29">
        <w:rPr>
          <w:rFonts w:ascii="宋体" w:eastAsia="宋体" w:hAnsi="宋体"/>
          <w:lang w:val="fr-FR"/>
        </w:rPr>
        <w:t>每当我们遭受痛苦，是宇宙、世界秩序、世界之美以及造物对上帝的顺从进到了我们体内。如此，我们怎能</w:t>
      </w:r>
      <w:proofErr w:type="gramStart"/>
      <w:r w:rsidRPr="00AE2F29">
        <w:rPr>
          <w:rFonts w:ascii="宋体" w:eastAsia="宋体" w:hAnsi="宋体"/>
          <w:lang w:val="fr-FR"/>
        </w:rPr>
        <w:t>不</w:t>
      </w:r>
      <w:proofErr w:type="gramEnd"/>
      <w:r w:rsidRPr="00AE2F29">
        <w:rPr>
          <w:rFonts w:ascii="宋体" w:eastAsia="宋体" w:hAnsi="宋体"/>
          <w:lang w:val="fr-FR"/>
        </w:rPr>
        <w:t>怀揣至为深切的感激，赞美为我们送来这份礼物的</w:t>
      </w:r>
      <w:r w:rsidRPr="00AE2F29">
        <w:rPr>
          <w:rFonts w:ascii="宋体" w:eastAsia="宋体" w:hAnsi="宋体"/>
          <w:b/>
          <w:bCs/>
          <w:u w:val="single"/>
          <w:lang w:val="fr-FR"/>
        </w:rPr>
        <w:t>爱</w:t>
      </w:r>
      <w:r w:rsidRPr="00AE2F29">
        <w:rPr>
          <w:rFonts w:ascii="宋体" w:eastAsia="宋体" w:hAnsi="宋体"/>
          <w:lang w:val="fr-FR"/>
        </w:rPr>
        <w:t>呢？</w:t>
      </w:r>
    </w:p>
    <w:p w14:paraId="589AE4B0"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喜乐和痛苦的赠礼同等珍贵，每个都应被完整、纯粹地品味，而不应试图将它们搅成一团。藉由喜乐，世界之美渗入我们的灵魂。藉由痛苦，世界之美渗入我们的身体。仅靠喜乐，我们不可能成为上帝的朋友，正如仅靠学习航海教程无法让我们成为船长。每一类学习都包含身体的一份。在身体感觉的层面，唯痛苦同那种奠定世界秩序的必然性相触；因为快乐不包含这种必然性的感觉。我们感性中更高的部分能够在喜乐中感受必然性，但这必须借助美感的中介。为了使我们的生命有朝一日能够从头至尾，原原本本地感受到作为物质之实底的顺从，为了在我们之中形成这种崭新的感官，使我们听到宇宙作为上帝之道的回声，痛苦与喜乐的转化德能都同样不可或缺。不论二者中的哪一个出现，都应向它们敞开灵魂，犹如为心爱之人的信使敞开大门。对情人来说，若信使捎来了消息，他是举止得体还是粗鲁无礼又有何干？</w:t>
      </w:r>
    </w:p>
    <w:p w14:paraId="494418CA" w14:textId="64AF5209"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然而，不幸并非痛苦。不幸是别的东西，不同于上帝的教育手段。</w:t>
      </w:r>
    </w:p>
    <w:p w14:paraId="5477E9F4"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时空的无限将我们与上帝隔绝。我们如何去将祂找寻？如何去向祂靠近？即便我们跋涉千年，也只是绕着地球打转。哪怕是坐上飞机，我们也一筹莫展。我们无法纵向前进，无法将脚步迈向天空。是上帝穿过宇宙，来到我们身边。</w:t>
      </w:r>
    </w:p>
    <w:p w14:paraId="1757170D" w14:textId="0EF0A729"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跨越无穷时空，上帝无穷胜过无穷的爱向我们伸出双手。它按自己的时候到来。我们有权选择接纳或是拒绝。若我们充耳不闻，它会一次又一次地复临，如同一个乞丐，但也正如乞丐那样，终有一日再不归来。若我们选择接受，上帝会在我们体内播下一粒种子，随后离去。从此，上帝和我们便都无事可做，除了等待。我们只需无悔于当初的应允，即我们同上帝的婚约。这看似简单，实则不然，因为种子在我们体内的生长伴随着剧痛。更因我们一旦同意这种生长，就不得不去铲除阻碍它生长的东西，拔除杂草，割去荆棘；不幸的是，这些荆棘是我们血肉的一份，这类园艺因此成为某种暴行。然而，无论如何，种子都兀自生长。上帝收获灵魂的那天就要来到，那时，灵魂不仅同意去爱，而是真真切切地爱了。那时，它必会穿越整个宇宙，奔向上帝。灵魂之爱不像造物的受造之爱。灵魂中的爱是神圣的，非受造的，因为这爱是通过灵魂传递的上帝对上帝的爱。</w:t>
      </w:r>
      <w:r w:rsidRPr="00AE2F29">
        <w:rPr>
          <w:rFonts w:ascii="宋体" w:eastAsia="宋体" w:hAnsi="宋体"/>
          <w:lang w:val="fr-FR"/>
        </w:rPr>
        <w:lastRenderedPageBreak/>
        <w:t>唯上帝能爱上帝。我们所能做的，只是同意摒弃自身的感受，在灵魂中为爱让路。此即“倒空自我”（se nier soi-même）</w:t>
      </w:r>
      <w:r w:rsidRPr="00AE2F29">
        <w:rPr>
          <w:rStyle w:val="af4"/>
          <w:rFonts w:ascii="宋体" w:eastAsia="宋体" w:hAnsi="宋体"/>
          <w:lang w:val="fr-FR"/>
        </w:rPr>
        <w:footnoteReference w:id="34"/>
      </w:r>
      <w:r w:rsidRPr="00AE2F29">
        <w:rPr>
          <w:rFonts w:ascii="宋体" w:eastAsia="宋体" w:hAnsi="宋体"/>
          <w:lang w:val="fr-FR"/>
        </w:rPr>
        <w:t>。我们的受</w:t>
      </w:r>
      <w:proofErr w:type="gramStart"/>
      <w:r w:rsidRPr="00AE2F29">
        <w:rPr>
          <w:rFonts w:ascii="宋体" w:eastAsia="宋体" w:hAnsi="宋体"/>
          <w:lang w:val="fr-FR"/>
        </w:rPr>
        <w:t>造只是</w:t>
      </w:r>
      <w:proofErr w:type="gramEnd"/>
      <w:r w:rsidRPr="00AE2F29">
        <w:rPr>
          <w:rFonts w:ascii="宋体" w:eastAsia="宋体" w:hAnsi="宋体"/>
          <w:lang w:val="fr-FR"/>
        </w:rPr>
        <w:t>为了同意这点。</w:t>
      </w:r>
    </w:p>
    <w:p w14:paraId="031C064C"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神圣之</w:t>
      </w:r>
      <w:r w:rsidRPr="00AE2F29">
        <w:rPr>
          <w:rFonts w:ascii="宋体" w:eastAsia="宋体" w:hAnsi="宋体"/>
          <w:b/>
          <w:bCs/>
          <w:u w:val="single"/>
          <w:lang w:val="fr-FR"/>
        </w:rPr>
        <w:t>爱</w:t>
      </w:r>
      <w:r w:rsidRPr="00AE2F29">
        <w:rPr>
          <w:rFonts w:ascii="宋体" w:eastAsia="宋体" w:hAnsi="宋体"/>
          <w:lang w:val="fr-FR"/>
        </w:rPr>
        <w:t xml:space="preserve">穿越无限的时空，从上帝抵达我们。但是，当它从一个有限的造物出发时，要如何踏上返程？当神圣的爱种在我们心中长成一棵大树，我们这些培土要如何将它物归原主，使它穿越无限距离，重走上帝光临我们的旅程？ </w:t>
      </w:r>
    </w:p>
    <w:p w14:paraId="652A4A67"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这看似是不可能的，但却有一条路径。我们对这条路并不陌生。我们明知这棵在我们里面长大的树——这棵至美之树，连天空中的鸟儿都欣然栖息其上——究竟同什么相似。我们知道它美丽胜过所有的树木。“没有任何林子里长这样的树。”看呐，那可怖胜过绞架的，正是这至美之树。这就是上帝在我们里面播下的树种，尽管当时我们并不知晓它的面目。若我们早知真相，便不会立即应允。正是这树在我们身上悄然长大，变得难以根除。唯有背叛才能将它连根拔起。</w:t>
      </w:r>
    </w:p>
    <w:p w14:paraId="2275457D"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用榔头敲击钉子时，冲力会由粗大的钉头传给钉尖，而无任何损失，尽管钉尖只是一个小点。若榔头和钉头都无限巨大，事情也同样如此。钉尖将这无限的冲力传进钉眼。</w:t>
      </w:r>
      <w:bookmarkStart w:id="27" w:name="_Hlk194140463"/>
    </w:p>
    <w:p w14:paraId="07F77E64"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极度的不幸——同时是身体的痛苦、灵魂的哀恸以及社会性的贬低——构成了这枚钉子。钉尖就落在灵魂的核心。钉头就是遍及整个时空的必然性总体。</w:t>
      </w:r>
      <w:bookmarkEnd w:id="27"/>
    </w:p>
    <w:p w14:paraId="3CB87BB9"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不幸是神圣技艺的奇迹。这是个简单精巧的装置，将这股无边广大、盲目、野蛮而又冰冷的力量灌注到某个有限造物的灵魂里面。分开上帝与造物的无限距离全部会聚在这一点上，以洞穿灵魂的核心。</w:t>
      </w:r>
    </w:p>
    <w:p w14:paraId="0C6F474B"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遭遇此类事情的人毫不参与这项活动。他挣扎着，宛如一只被活活钉成标本的蝴蝶。但纵使历经恐怖，他仍能意求去爱。在此没有任何不可能性，没有任何阻碍，甚至可说没有任何困难；因为再剧烈的痛苦，只要尚未达到昏厥的程度，就无法触及灵魂中同意朝向善好的那一个点。</w:t>
      </w:r>
    </w:p>
    <w:p w14:paraId="240ECEFB"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宋体" w:eastAsia="宋体" w:hAnsi="宋体"/>
          <w:lang w:val="fr-FR"/>
        </w:rPr>
        <w:t>只需</w:t>
      </w:r>
      <w:proofErr w:type="gramStart"/>
      <w:r w:rsidRPr="00AE2F29">
        <w:rPr>
          <w:rFonts w:ascii="宋体" w:eastAsia="宋体" w:hAnsi="宋体"/>
          <w:lang w:val="fr-FR"/>
        </w:rPr>
        <w:t>明白爱</w:t>
      </w:r>
      <w:proofErr w:type="gramEnd"/>
      <w:r w:rsidRPr="00AE2F29">
        <w:rPr>
          <w:rFonts w:ascii="宋体" w:eastAsia="宋体" w:hAnsi="宋体"/>
          <w:lang w:val="fr-FR"/>
        </w:rPr>
        <w:t>是一种朝向，而不是灵魂状态。</w:t>
      </w:r>
      <w:proofErr w:type="gramStart"/>
      <w:r w:rsidRPr="00AE2F29">
        <w:rPr>
          <w:rFonts w:ascii="宋体" w:eastAsia="宋体" w:hAnsi="宋体"/>
          <w:lang w:val="fr-FR"/>
        </w:rPr>
        <w:t>若人</w:t>
      </w:r>
      <w:proofErr w:type="gramEnd"/>
      <w:r w:rsidRPr="00AE2F29">
        <w:rPr>
          <w:rFonts w:ascii="宋体" w:eastAsia="宋体" w:hAnsi="宋体"/>
          <w:lang w:val="fr-FR"/>
        </w:rPr>
        <w:t>遗忘这点，稍稍触及不幸便会陷入绝望。</w:t>
      </w:r>
    </w:p>
    <w:p w14:paraId="672738A4" w14:textId="77777777" w:rsidR="000D0111" w:rsidRPr="00AE2F29" w:rsidRDefault="000D0111" w:rsidP="000D0111">
      <w:pPr>
        <w:spacing w:after="200" w:line="400" w:lineRule="exact"/>
        <w:ind w:firstLineChars="200" w:firstLine="440"/>
        <w:jc w:val="both"/>
        <w:rPr>
          <w:rFonts w:ascii="宋体" w:eastAsia="宋体" w:hAnsi="宋体" w:hint="eastAsia"/>
          <w:lang w:val="fr-FR"/>
        </w:rPr>
      </w:pPr>
      <w:r w:rsidRPr="00AE2F29">
        <w:rPr>
          <w:rFonts w:ascii="Times New Roman" w:eastAsia="宋体" w:hAnsi="Times New Roman" w:cs="Times New Roman"/>
          <w:lang w:val="fr-FR"/>
        </w:rPr>
        <w:t>那</w:t>
      </w:r>
      <w:proofErr w:type="gramStart"/>
      <w:r w:rsidRPr="00AE2F29">
        <w:rPr>
          <w:rFonts w:ascii="Times New Roman" w:eastAsia="宋体" w:hAnsi="Times New Roman" w:cs="Times New Roman"/>
          <w:lang w:val="fr-FR"/>
        </w:rPr>
        <w:t>纵使被</w:t>
      </w:r>
      <w:proofErr w:type="gramEnd"/>
      <w:r w:rsidRPr="00AE2F29">
        <w:rPr>
          <w:rFonts w:ascii="Times New Roman" w:eastAsia="宋体" w:hAnsi="Times New Roman" w:cs="Times New Roman"/>
          <w:lang w:val="fr-FR"/>
        </w:rPr>
        <w:t>洞穿灵魂，也依旧朝向上帝的人，他们被钉在了宇宙的中心。这是真正的中心，它不在任何东西的中央，而是在时空之外，这中心就是上帝。沿着一个不属于时空的维度，一个完全别样的维度，这枚钉子洞穿了创造，将隔开上帝与灵魂的厚厚屏障</w:t>
      </w:r>
      <w:r w:rsidRPr="00AE2F29">
        <w:rPr>
          <w:rFonts w:ascii="Times New Roman" w:eastAsia="宋体" w:hAnsi="Times New Roman" w:cs="Times New Roman"/>
          <w:lang w:val="fr-FR"/>
        </w:rPr>
        <w:lastRenderedPageBreak/>
        <w:t>刺透。</w:t>
      </w:r>
    </w:p>
    <w:p w14:paraId="66B4D407" w14:textId="77777777" w:rsidR="000D0111" w:rsidRPr="00AE2F29" w:rsidRDefault="000D0111" w:rsidP="000D0111">
      <w:pPr>
        <w:spacing w:after="200" w:line="400" w:lineRule="exact"/>
        <w:ind w:firstLineChars="200" w:firstLine="440"/>
        <w:jc w:val="both"/>
        <w:rPr>
          <w:rFonts w:ascii="Times New Roman" w:eastAsia="宋体" w:hAnsi="Times New Roman" w:cs="Times New Roman"/>
          <w:lang w:val="fr-FR"/>
        </w:rPr>
      </w:pPr>
      <w:r w:rsidRPr="00AE2F29">
        <w:rPr>
          <w:rFonts w:ascii="Times New Roman" w:eastAsia="宋体" w:hAnsi="Times New Roman" w:cs="Times New Roman"/>
          <w:lang w:val="fr-FR"/>
        </w:rPr>
        <w:t>借助这个奇迹般的维度，灵魂无需离开肉身所处的时间和地点，便能穿过时空的总体，来到上帝面前。</w:t>
      </w:r>
    </w:p>
    <w:p w14:paraId="4236F253" w14:textId="77777777" w:rsidR="000D0111" w:rsidRPr="00AE2F29" w:rsidRDefault="000D0111" w:rsidP="000D0111">
      <w:pPr>
        <w:spacing w:after="200" w:line="400" w:lineRule="exact"/>
        <w:ind w:firstLineChars="200" w:firstLine="440"/>
        <w:jc w:val="both"/>
        <w:rPr>
          <w:rFonts w:ascii="Times New Roman" w:eastAsia="宋体" w:hAnsi="Times New Roman" w:cs="Times New Roman"/>
          <w:lang w:val="fr-FR"/>
        </w:rPr>
      </w:pPr>
      <w:r w:rsidRPr="00AE2F29">
        <w:rPr>
          <w:rFonts w:ascii="Times New Roman" w:eastAsia="宋体" w:hAnsi="Times New Roman" w:cs="Times New Roman"/>
          <w:lang w:val="fr-FR"/>
        </w:rPr>
        <w:t>灵魂位于受造物和造物主之间的交点。这一交点就是十字架的交叉点。</w:t>
      </w:r>
    </w:p>
    <w:p w14:paraId="022AADE5" w14:textId="0D2067BA" w:rsidR="006E0760" w:rsidRPr="00AE2F29" w:rsidRDefault="000D0111" w:rsidP="000D0111">
      <w:pPr>
        <w:spacing w:after="200" w:line="400" w:lineRule="exact"/>
        <w:ind w:firstLineChars="200" w:firstLine="440"/>
        <w:jc w:val="both"/>
        <w:rPr>
          <w:rFonts w:ascii="Times New Roman" w:eastAsia="宋体" w:hAnsi="Times New Roman" w:cs="Times New Roman"/>
          <w:u w:val="single"/>
          <w:lang w:val="fr-FR"/>
        </w:rPr>
      </w:pPr>
      <w:r w:rsidRPr="00AE2F29">
        <w:rPr>
          <w:rFonts w:ascii="Times New Roman" w:eastAsia="宋体" w:hAnsi="Times New Roman" w:cs="Times New Roman"/>
          <w:lang w:val="fr-FR"/>
        </w:rPr>
        <w:t>当圣保罗说</w:t>
      </w:r>
      <w:r w:rsidRPr="00AE2F29">
        <w:rPr>
          <w:rFonts w:ascii="Times New Roman" w:eastAsia="宋体" w:hAnsi="Times New Roman" w:cs="Times New Roman"/>
          <w:lang w:val="fr-FR"/>
        </w:rPr>
        <w:t>“</w:t>
      </w:r>
      <w:r w:rsidRPr="00AE2F29">
        <w:rPr>
          <w:rFonts w:ascii="Times New Roman" w:eastAsia="宋体" w:hAnsi="Times New Roman" w:cs="Times New Roman"/>
          <w:lang w:val="fr-FR"/>
        </w:rPr>
        <w:t>你们要在爱里面扎根，使你们明白基督的爱是何等长阔高深，并知道这爱是过于人所能测度（</w:t>
      </w:r>
      <w:r w:rsidRPr="00AE2F29">
        <w:rPr>
          <w:rFonts w:ascii="Times New Roman" w:eastAsia="宋体" w:hAnsi="Times New Roman" w:cs="Times New Roman"/>
          <w:lang w:val="fr-FR"/>
        </w:rPr>
        <w:t>connaître</w:t>
      </w:r>
      <w:r w:rsidRPr="00AE2F29">
        <w:rPr>
          <w:rFonts w:ascii="Times New Roman" w:eastAsia="宋体" w:hAnsi="Times New Roman" w:cs="Times New Roman"/>
          <w:lang w:val="fr-FR"/>
        </w:rPr>
        <w:t>）的</w:t>
      </w:r>
      <w:r w:rsidRPr="00AE2F29">
        <w:rPr>
          <w:rFonts w:ascii="Times New Roman" w:eastAsia="宋体" w:hAnsi="Times New Roman" w:cs="Times New Roman"/>
          <w:lang w:val="fr-FR"/>
        </w:rPr>
        <w:t>”</w:t>
      </w:r>
      <w:r w:rsidRPr="00AE2F29">
        <w:rPr>
          <w:rStyle w:val="af4"/>
          <w:rFonts w:ascii="Times New Roman" w:eastAsia="宋体" w:hAnsi="Times New Roman" w:cs="Times New Roman"/>
          <w:lang w:val="fr-FR"/>
        </w:rPr>
        <w:footnoteReference w:id="35"/>
      </w:r>
      <w:r w:rsidRPr="00AE2F29">
        <w:rPr>
          <w:rFonts w:ascii="Times New Roman" w:eastAsia="宋体" w:hAnsi="Times New Roman" w:cs="Times New Roman"/>
          <w:lang w:val="fr-FR"/>
        </w:rPr>
        <w:t>时，他或许已想见这点。</w:t>
      </w:r>
    </w:p>
    <w:p w14:paraId="520C406D" w14:textId="77777777" w:rsidR="00EA1B04" w:rsidRPr="00AE2F29" w:rsidRDefault="00EA1B04" w:rsidP="002E005D">
      <w:pPr>
        <w:spacing w:line="360" w:lineRule="auto"/>
        <w:rPr>
          <w:rFonts w:ascii="Times New Roman" w:eastAsia="宋体" w:hAnsi="Times New Roman" w:cs="Times New Roman"/>
          <w:sz w:val="21"/>
          <w:szCs w:val="21"/>
          <w:lang w:val="fr-FR"/>
        </w:rPr>
      </w:pPr>
      <w:bookmarkStart w:id="28" w:name="_Hlk194827814"/>
    </w:p>
    <w:p w14:paraId="3B107D90" w14:textId="77777777" w:rsidR="00EA1B04" w:rsidRPr="00AE2F29" w:rsidRDefault="00EA1B04" w:rsidP="009900D1">
      <w:pPr>
        <w:spacing w:line="360" w:lineRule="auto"/>
        <w:ind w:firstLineChars="200" w:firstLine="420"/>
        <w:rPr>
          <w:rFonts w:ascii="Times New Roman" w:eastAsia="宋体" w:hAnsi="Times New Roman" w:cs="Times New Roman"/>
          <w:sz w:val="21"/>
          <w:szCs w:val="21"/>
          <w:lang w:val="fr-FR"/>
        </w:rPr>
      </w:pPr>
    </w:p>
    <w:bookmarkEnd w:id="28"/>
    <w:p w14:paraId="137481F8"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p>
    <w:p w14:paraId="77AAB2A0" w14:textId="308FF45C" w:rsidR="00E844DB" w:rsidRPr="00AE2F29" w:rsidRDefault="00C2303A" w:rsidP="00E844DB">
      <w:pPr>
        <w:pStyle w:val="1"/>
        <w:rPr>
          <w:rFonts w:ascii="宋体" w:eastAsia="宋体" w:hAnsi="宋体" w:hint="eastAsia"/>
          <w:color w:val="auto"/>
          <w:sz w:val="21"/>
          <w:szCs w:val="21"/>
          <w:lang w:val="fr-FR"/>
        </w:rPr>
      </w:pPr>
      <w:bookmarkStart w:id="29" w:name="_Toc198218930"/>
      <w:r>
        <w:rPr>
          <w:rFonts w:ascii="宋体" w:eastAsia="宋体" w:hAnsi="宋体" w:hint="eastAsia"/>
          <w:color w:val="auto"/>
          <w:sz w:val="21"/>
          <w:szCs w:val="21"/>
          <w:lang w:val="fr-FR"/>
        </w:rPr>
        <w:t>上帝之爱</w:t>
      </w:r>
      <w:r w:rsidRPr="00AE2F29">
        <w:rPr>
          <w:rFonts w:ascii="宋体" w:eastAsia="宋体" w:hAnsi="宋体"/>
          <w:color w:val="auto"/>
          <w:sz w:val="21"/>
          <w:szCs w:val="21"/>
          <w:lang w:val="fr-FR"/>
        </w:rPr>
        <w:t>与不幸·续</w:t>
      </w:r>
      <w:r>
        <w:rPr>
          <w:rFonts w:ascii="宋体" w:eastAsia="宋体" w:hAnsi="宋体" w:hint="eastAsia"/>
          <w:color w:val="auto"/>
          <w:sz w:val="21"/>
          <w:szCs w:val="21"/>
          <w:lang w:val="fr-FR"/>
        </w:rPr>
        <w:t>篇</w:t>
      </w:r>
      <w:bookmarkEnd w:id="29"/>
    </w:p>
    <w:p w14:paraId="3A64FB19" w14:textId="3A576616" w:rsidR="00E844DB" w:rsidRPr="00AE2F29" w:rsidRDefault="00E844DB" w:rsidP="009B36E8">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w:t>
      </w:r>
      <w:proofErr w:type="gramStart"/>
      <w:r w:rsidRPr="00AE2F29">
        <w:rPr>
          <w:rFonts w:ascii="Times New Roman" w:eastAsia="宋体" w:hAnsi="Times New Roman" w:cs="Times New Roman"/>
          <w:sz w:val="21"/>
          <w:szCs w:val="21"/>
          <w:lang w:val="fr-FR"/>
        </w:rPr>
        <w:t>译按</w:t>
      </w:r>
      <w:proofErr w:type="gramEnd"/>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这篇文章最初以</w:t>
      </w:r>
      <w:r w:rsidRPr="00AE2F29">
        <w:rPr>
          <w:rFonts w:ascii="Times New Roman" w:eastAsia="宋体" w:hAnsi="Times New Roman" w:cs="Times New Roman"/>
          <w:i/>
          <w:iCs/>
          <w:sz w:val="21"/>
          <w:szCs w:val="21"/>
          <w:lang w:val="fr-FR"/>
        </w:rPr>
        <w:t>Pages Retrouvées Faisant Suite à l'amour de Dieu et le Malheur</w:t>
      </w:r>
      <w:r w:rsidR="002E005D" w:rsidRPr="00AE2F29">
        <w:rPr>
          <w:rFonts w:ascii="Times New Roman" w:eastAsia="宋体" w:hAnsi="Times New Roman" w:cs="Times New Roman"/>
          <w:sz w:val="21"/>
          <w:szCs w:val="21"/>
          <w:lang w:val="fr-FR"/>
        </w:rPr>
        <w:t>为</w:t>
      </w:r>
      <w:r w:rsidR="009B36E8" w:rsidRPr="00AE2F29">
        <w:rPr>
          <w:rFonts w:ascii="Times New Roman" w:eastAsia="宋体" w:hAnsi="Times New Roman" w:cs="Times New Roman"/>
          <w:sz w:val="21"/>
          <w:szCs w:val="21"/>
          <w:lang w:val="fr-FR"/>
        </w:rPr>
        <w:t>题</w:t>
      </w:r>
      <w:r w:rsidRPr="00AE2F29">
        <w:rPr>
          <w:rFonts w:ascii="Times New Roman" w:eastAsia="宋体" w:hAnsi="Times New Roman" w:cs="Times New Roman"/>
          <w:sz w:val="21"/>
          <w:szCs w:val="21"/>
          <w:lang w:val="fr-FR"/>
        </w:rPr>
        <w:t>收录</w:t>
      </w:r>
      <w:r w:rsidR="00354D50" w:rsidRPr="00AE2F29">
        <w:rPr>
          <w:rFonts w:ascii="Times New Roman" w:eastAsia="宋体" w:hAnsi="Times New Roman" w:cs="Times New Roman"/>
          <w:sz w:val="21"/>
          <w:szCs w:val="21"/>
          <w:lang w:val="fr-FR"/>
        </w:rPr>
        <w:t>于</w:t>
      </w:r>
      <w:r w:rsidRPr="00AE2F29">
        <w:rPr>
          <w:rFonts w:ascii="Times New Roman" w:eastAsia="宋体" w:hAnsi="Times New Roman" w:cs="Times New Roman"/>
          <w:i/>
          <w:iCs/>
          <w:sz w:val="21"/>
          <w:szCs w:val="21"/>
          <w:lang w:val="fr-FR"/>
        </w:rPr>
        <w:t>Pensées sans Ordre Concernant l’amour de Dieu</w:t>
      </w:r>
      <w:r w:rsidRPr="00AE2F29">
        <w:rPr>
          <w:rFonts w:ascii="Times New Roman" w:eastAsia="宋体" w:hAnsi="Times New Roman" w:cs="Times New Roman"/>
          <w:sz w:val="21"/>
          <w:szCs w:val="21"/>
          <w:lang w:val="fr-FR"/>
        </w:rPr>
        <w:t>, Gallimard, 1962</w:t>
      </w:r>
      <w:r w:rsidRPr="00AE2F29">
        <w:rPr>
          <w:rFonts w:ascii="Times New Roman" w:eastAsia="宋体" w:hAnsi="Times New Roman" w:cs="Times New Roman"/>
          <w:sz w:val="21"/>
          <w:szCs w:val="21"/>
          <w:lang w:val="fr-FR"/>
        </w:rPr>
        <w:t>，</w:t>
      </w:r>
      <w:r w:rsidR="00073940" w:rsidRPr="00AE2F29">
        <w:rPr>
          <w:rFonts w:ascii="Times New Roman" w:eastAsia="宋体" w:hAnsi="Times New Roman" w:cs="Times New Roman"/>
          <w:sz w:val="21"/>
          <w:szCs w:val="21"/>
          <w:lang w:val="fr-FR"/>
        </w:rPr>
        <w:t>后者</w:t>
      </w:r>
      <w:r w:rsidR="00A22D45" w:rsidRPr="00AE2F29">
        <w:rPr>
          <w:rFonts w:ascii="Times New Roman" w:eastAsia="宋体" w:hAnsi="Times New Roman" w:cs="Times New Roman"/>
          <w:sz w:val="21"/>
          <w:szCs w:val="21"/>
          <w:lang w:val="fr-FR"/>
        </w:rPr>
        <w:t>在</w:t>
      </w:r>
      <w:r w:rsidR="00073940" w:rsidRPr="00AE2F29">
        <w:rPr>
          <w:rFonts w:ascii="Times New Roman" w:eastAsia="宋体" w:hAnsi="Times New Roman" w:cs="Times New Roman"/>
          <w:sz w:val="21"/>
          <w:szCs w:val="21"/>
          <w:lang w:val="fr-FR"/>
        </w:rPr>
        <w:t>前言</w:t>
      </w:r>
      <w:r w:rsidR="00A22D45" w:rsidRPr="00AE2F29">
        <w:rPr>
          <w:rFonts w:ascii="Times New Roman" w:eastAsia="宋体" w:hAnsi="Times New Roman" w:cs="Times New Roman"/>
          <w:sz w:val="21"/>
          <w:szCs w:val="21"/>
          <w:lang w:val="fr-FR"/>
        </w:rPr>
        <w:t>中</w:t>
      </w:r>
      <w:r w:rsidRPr="00AE2F29">
        <w:rPr>
          <w:rFonts w:ascii="Times New Roman" w:eastAsia="宋体" w:hAnsi="Times New Roman" w:cs="Times New Roman"/>
          <w:sz w:val="21"/>
          <w:szCs w:val="21"/>
          <w:lang w:val="fr-FR"/>
        </w:rPr>
        <w:t>对</w:t>
      </w:r>
      <w:r w:rsidR="009B36E8" w:rsidRPr="00AE2F29">
        <w:rPr>
          <w:rFonts w:ascii="Times New Roman" w:eastAsia="宋体" w:hAnsi="Times New Roman" w:cs="Times New Roman"/>
          <w:sz w:val="21"/>
          <w:szCs w:val="21"/>
          <w:lang w:val="fr-FR"/>
        </w:rPr>
        <w:t>其</w:t>
      </w:r>
      <w:r w:rsidRPr="00AE2F29">
        <w:rPr>
          <w:rFonts w:ascii="Times New Roman" w:eastAsia="宋体" w:hAnsi="Times New Roman" w:cs="Times New Roman"/>
          <w:sz w:val="21"/>
          <w:szCs w:val="21"/>
          <w:lang w:val="fr-FR"/>
        </w:rPr>
        <w:t>有以下介绍：</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几年前在西蒙娜</w:t>
      </w:r>
      <w:r w:rsidRPr="00AE2F29">
        <w:rPr>
          <w:rFonts w:ascii="Times New Roman" w:eastAsia="宋体" w:hAnsi="Times New Roman" w:cs="Times New Roman"/>
          <w:sz w:val="21"/>
          <w:szCs w:val="21"/>
          <w:lang w:val="fr-FR"/>
        </w:rPr>
        <w:t>·</w:t>
      </w:r>
      <w:proofErr w:type="gramStart"/>
      <w:r w:rsidRPr="00AE2F29">
        <w:rPr>
          <w:rFonts w:ascii="Times New Roman" w:eastAsia="宋体" w:hAnsi="Times New Roman" w:cs="Times New Roman"/>
          <w:sz w:val="21"/>
          <w:szCs w:val="21"/>
          <w:lang w:val="fr-FR"/>
        </w:rPr>
        <w:t>薇</w:t>
      </w:r>
      <w:proofErr w:type="gramEnd"/>
      <w:r w:rsidRPr="00AE2F29">
        <w:rPr>
          <w:rFonts w:ascii="Times New Roman" w:eastAsia="宋体" w:hAnsi="Times New Roman" w:cs="Times New Roman"/>
          <w:sz w:val="21"/>
          <w:szCs w:val="21"/>
          <w:lang w:val="fr-FR"/>
        </w:rPr>
        <w:t>依遗稿中重新发现的《爱上帝与不幸》的稿件是被佩兰神父收录在《期待上帝》中的同名文章的续篇。除些许差异外，</w:t>
      </w:r>
      <w:r w:rsidR="007D1036" w:rsidRPr="00AE2F29">
        <w:rPr>
          <w:rFonts w:ascii="Times New Roman" w:eastAsia="宋体" w:hAnsi="Times New Roman" w:cs="Times New Roman"/>
          <w:sz w:val="21"/>
          <w:szCs w:val="21"/>
          <w:lang w:val="fr-FR"/>
        </w:rPr>
        <w:t>本文</w:t>
      </w:r>
      <w:r w:rsidRPr="00AE2F29">
        <w:rPr>
          <w:rFonts w:ascii="Times New Roman" w:eastAsia="宋体" w:hAnsi="Times New Roman" w:cs="Times New Roman"/>
          <w:sz w:val="21"/>
          <w:szCs w:val="21"/>
          <w:lang w:val="fr-FR"/>
        </w:rPr>
        <w:t>开头内容与前文的最后几页几乎完全一致</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由于佩兰神父所发表的文字是西蒙娜</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薇依</w:t>
      </w:r>
      <w:r w:rsidR="00661ECA" w:rsidRPr="00AE2F29">
        <w:rPr>
          <w:rFonts w:ascii="Times New Roman" w:eastAsia="宋体" w:hAnsi="Times New Roman" w:cs="Times New Roman"/>
          <w:sz w:val="21"/>
          <w:szCs w:val="21"/>
          <w:lang w:val="fr-FR"/>
        </w:rPr>
        <w:t>是</w:t>
      </w:r>
      <w:r w:rsidRPr="00AE2F29">
        <w:rPr>
          <w:rFonts w:ascii="Times New Roman" w:eastAsia="宋体" w:hAnsi="Times New Roman" w:cs="Times New Roman"/>
          <w:sz w:val="21"/>
          <w:szCs w:val="21"/>
          <w:lang w:val="fr-FR"/>
        </w:rPr>
        <w:t>在</w:t>
      </w:r>
      <w:r w:rsidR="00661ECA" w:rsidRPr="00AE2F29">
        <w:rPr>
          <w:rFonts w:ascii="Times New Roman" w:eastAsia="宋体" w:hAnsi="Times New Roman" w:cs="Times New Roman"/>
          <w:sz w:val="21"/>
          <w:szCs w:val="21"/>
          <w:lang w:val="fr-FR"/>
        </w:rPr>
        <w:t>即将</w:t>
      </w:r>
      <w:r w:rsidRPr="00AE2F29">
        <w:rPr>
          <w:rFonts w:ascii="Times New Roman" w:eastAsia="宋体" w:hAnsi="Times New Roman" w:cs="Times New Roman"/>
          <w:sz w:val="21"/>
          <w:szCs w:val="21"/>
          <w:lang w:val="fr-FR"/>
        </w:rPr>
        <w:t>离开马赛</w:t>
      </w:r>
      <w:r w:rsidR="00661ECA" w:rsidRPr="00AE2F29">
        <w:rPr>
          <w:rFonts w:ascii="Times New Roman" w:eastAsia="宋体" w:hAnsi="Times New Roman" w:cs="Times New Roman"/>
          <w:sz w:val="21"/>
          <w:szCs w:val="21"/>
          <w:lang w:val="fr-FR"/>
        </w:rPr>
        <w:t>的</w:t>
      </w:r>
      <w:r w:rsidRPr="00AE2F29">
        <w:rPr>
          <w:rFonts w:ascii="Times New Roman" w:eastAsia="宋体" w:hAnsi="Times New Roman" w:cs="Times New Roman"/>
          <w:sz w:val="21"/>
          <w:szCs w:val="21"/>
          <w:lang w:val="fr-FR"/>
        </w:rPr>
        <w:t>前几天亲自交给他的，因此这些后续文字应当是她在马赛逗留的最后阶段，抑或在卡萨布兰卡、前往美洲的船上，乃至在纽约写成的。</w:t>
      </w:r>
      <w:r w:rsidRPr="00AE2F29">
        <w:rPr>
          <w:rFonts w:ascii="Times New Roman" w:eastAsia="宋体" w:hAnsi="Times New Roman" w:cs="Times New Roman"/>
          <w:sz w:val="21"/>
          <w:szCs w:val="21"/>
          <w:lang w:val="fr-FR"/>
        </w:rPr>
        <w:t>”</w:t>
      </w:r>
      <w:r w:rsidR="007D1036" w:rsidRPr="00AE2F29">
        <w:rPr>
          <w:rFonts w:ascii="Times New Roman" w:eastAsia="宋体" w:hAnsi="Times New Roman" w:cs="Times New Roman"/>
          <w:sz w:val="21"/>
          <w:szCs w:val="21"/>
          <w:lang w:val="fr-FR"/>
        </w:rPr>
        <w:t>此处译文</w:t>
      </w:r>
      <w:r w:rsidR="00A22D45" w:rsidRPr="00AE2F29">
        <w:rPr>
          <w:rFonts w:ascii="Times New Roman" w:eastAsia="宋体" w:hAnsi="Times New Roman" w:cs="Times New Roman"/>
          <w:sz w:val="21"/>
          <w:szCs w:val="21"/>
          <w:lang w:val="fr-FR"/>
        </w:rPr>
        <w:t>从</w:t>
      </w:r>
      <w:r w:rsidR="00041AC6" w:rsidRPr="00AE2F29">
        <w:rPr>
          <w:rFonts w:ascii="Times New Roman" w:eastAsia="宋体" w:hAnsi="Times New Roman" w:cs="Times New Roman"/>
          <w:sz w:val="21"/>
          <w:szCs w:val="21"/>
          <w:lang w:val="fr-FR"/>
        </w:rPr>
        <w:t>法语原文</w:t>
      </w:r>
      <w:r w:rsidR="00A22D45" w:rsidRPr="00AE2F29">
        <w:rPr>
          <w:rFonts w:ascii="Times New Roman" w:eastAsia="宋体" w:hAnsi="Times New Roman" w:cs="Times New Roman"/>
          <w:sz w:val="21"/>
          <w:szCs w:val="21"/>
          <w:lang w:val="fr-FR"/>
        </w:rPr>
        <w:t>译出</w:t>
      </w:r>
      <w:r w:rsidR="00041AC6" w:rsidRPr="00AE2F29">
        <w:rPr>
          <w:rFonts w:ascii="Times New Roman" w:eastAsia="宋体" w:hAnsi="Times New Roman" w:cs="Times New Roman"/>
          <w:sz w:val="21"/>
          <w:szCs w:val="21"/>
          <w:lang w:val="fr-FR"/>
        </w:rPr>
        <w:t>，</w:t>
      </w:r>
      <w:r w:rsidR="00A22D45" w:rsidRPr="00AE2F29">
        <w:rPr>
          <w:rFonts w:ascii="Times New Roman" w:eastAsia="宋体" w:hAnsi="Times New Roman" w:cs="Times New Roman"/>
          <w:sz w:val="21"/>
          <w:szCs w:val="21"/>
          <w:lang w:val="fr-FR"/>
        </w:rPr>
        <w:t>并</w:t>
      </w:r>
      <w:r w:rsidRPr="00AE2F29">
        <w:rPr>
          <w:rFonts w:ascii="Times New Roman" w:eastAsia="宋体" w:hAnsi="Times New Roman" w:cs="Times New Roman"/>
          <w:sz w:val="21"/>
          <w:szCs w:val="21"/>
          <w:lang w:val="fr-FR"/>
        </w:rPr>
        <w:t>参考了张逸雯从日语转译的版本（上海文化</w:t>
      </w:r>
      <w:r w:rsidRPr="00AE2F29">
        <w:rPr>
          <w:rFonts w:ascii="Times New Roman" w:eastAsia="宋体" w:hAnsi="Times New Roman" w:cs="Times New Roman"/>
          <w:sz w:val="21"/>
          <w:szCs w:val="21"/>
          <w:lang w:val="fr-FR"/>
        </w:rPr>
        <w:t>,2024,(03):97-106.</w:t>
      </w:r>
      <w:r w:rsidRPr="00AE2F29">
        <w:rPr>
          <w:rFonts w:ascii="Times New Roman" w:eastAsia="宋体" w:hAnsi="Times New Roman" w:cs="Times New Roman"/>
          <w:sz w:val="21"/>
          <w:szCs w:val="21"/>
          <w:lang w:val="fr-FR"/>
        </w:rPr>
        <w:t>）。</w:t>
      </w:r>
    </w:p>
    <w:p w14:paraId="4F01BAF5"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p>
    <w:p w14:paraId="106E30C8"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为了在极度的不幸中被钉上基督本人的十字架，在不幸降临之时，一个人不仅必须在灵魂中保有神圣的种子，还保有已经长成的生命之树。否则，他便只能在基督两侧的十字架间进行选择。</w:t>
      </w:r>
    </w:p>
    <w:p w14:paraId="6E523215"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若一个人鄙视和怨恨同遭厄运的难友并从中寻求安慰，他便与恶盗无异。此即真正的不幸最常见的影响。罗马奴隶制下的情形便是如此。对不幸者的此类心态感到诧异的人，若自</w:t>
      </w:r>
      <w:r w:rsidRPr="00AE2F29">
        <w:rPr>
          <w:rFonts w:ascii="Times New Roman" w:eastAsia="宋体" w:hAnsi="Times New Roman" w:cs="Times New Roman"/>
          <w:sz w:val="21"/>
          <w:szCs w:val="21"/>
          <w:lang w:val="fr-FR"/>
        </w:rPr>
        <w:lastRenderedPageBreak/>
        <w:t>身遭逢不幸，多半也会堕入同样的境地。</w:t>
      </w:r>
    </w:p>
    <w:p w14:paraId="62585021"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为了效法善盗，只需明白，不论我们身陷何等的不幸，都至少是罪有应得。因为在因不幸沦为无力之前</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，人必已因软弱、怠惰、冷漠或有罪的无知，沦为某些罪过的帮凶（</w:t>
      </w:r>
      <w:r w:rsidRPr="00AE2F29">
        <w:rPr>
          <w:rFonts w:ascii="Times New Roman" w:eastAsia="宋体" w:hAnsi="Times New Roman" w:cs="Times New Roman"/>
          <w:sz w:val="21"/>
          <w:szCs w:val="21"/>
          <w:lang w:val="fr-FR"/>
        </w:rPr>
        <w:t>complice</w:t>
      </w:r>
      <w:r w:rsidRPr="00AE2F29">
        <w:rPr>
          <w:rFonts w:ascii="Times New Roman" w:eastAsia="宋体" w:hAnsi="Times New Roman" w:cs="Times New Roman"/>
          <w:sz w:val="21"/>
          <w:szCs w:val="21"/>
          <w:lang w:val="fr-FR"/>
        </w:rPr>
        <w:t>），使他人陷入至少同样深重的不幸。我们虽然常常无法制止此类罪行，但却至少可以表示谴责。然而，我们却疏于这样做，甚至反而表示赞成，或至少任由周遭的人认为我们赞成。公道而言，我们所承受的不幸，就其共犯之罪，不算是太重的惩罚。我们无权同情自己。须知至少曾有一次，一位完美无辜者承受了比这更重的不幸；不如让这份同情穿越世代奔向祂。</w:t>
      </w:r>
    </w:p>
    <w:p w14:paraId="7106EF9B" w14:textId="563EFB1B"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每个人都</w:t>
      </w:r>
      <w:r w:rsidR="00B35815">
        <w:rPr>
          <w:rFonts w:ascii="Times New Roman" w:eastAsia="宋体" w:hAnsi="Times New Roman" w:cs="Times New Roman" w:hint="eastAsia"/>
          <w:sz w:val="21"/>
          <w:szCs w:val="21"/>
          <w:lang w:val="fr-FR"/>
        </w:rPr>
        <w:t>可以</w:t>
      </w:r>
      <w:r w:rsidRPr="00AE2F29">
        <w:rPr>
          <w:rFonts w:ascii="Times New Roman" w:eastAsia="宋体" w:hAnsi="Times New Roman" w:cs="Times New Roman"/>
          <w:sz w:val="21"/>
          <w:szCs w:val="21"/>
          <w:lang w:val="fr-FR"/>
        </w:rPr>
        <w:t>并应当如此自省，因为我们的制度和习俗中遍布此类残忍之事，乃至无人可以合法地从</w:t>
      </w:r>
      <w:proofErr w:type="gramStart"/>
      <w:r w:rsidRPr="00AE2F29">
        <w:rPr>
          <w:rFonts w:ascii="Times New Roman" w:eastAsia="宋体" w:hAnsi="Times New Roman" w:cs="Times New Roman"/>
          <w:sz w:val="21"/>
          <w:szCs w:val="21"/>
          <w:lang w:val="fr-FR"/>
        </w:rPr>
        <w:t>那普遍</w:t>
      </w:r>
      <w:proofErr w:type="gramEnd"/>
      <w:r w:rsidRPr="00AE2F29">
        <w:rPr>
          <w:rFonts w:ascii="Times New Roman" w:eastAsia="宋体" w:hAnsi="Times New Roman" w:cs="Times New Roman"/>
          <w:sz w:val="21"/>
          <w:szCs w:val="21"/>
          <w:lang w:val="fr-FR"/>
        </w:rPr>
        <w:t>的共谋之罪中逃脱。无疑，每个人都至少犯有冷漠之罪，并应受谴责。</w:t>
      </w:r>
    </w:p>
    <w:p w14:paraId="3223038C"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但除此以外，每个人也都拥有欲求分享基督十字架的权利；拥有向上帝请求一切美善的无限权利。在此类请求中，无需谦卑或克制。</w:t>
      </w:r>
    </w:p>
    <w:p w14:paraId="044BDD9E"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不可欲求不幸；这是反自然的；是一种倒错；更何况不幸究其本质是不得已才承受的。在被攫住之前，人唯一可以欲求的，是那突如其来的</w:t>
      </w:r>
      <w:proofErr w:type="gramStart"/>
      <w:r w:rsidRPr="00AE2F29">
        <w:rPr>
          <w:rFonts w:ascii="Times New Roman" w:eastAsia="宋体" w:hAnsi="Times New Roman" w:cs="Times New Roman"/>
          <w:sz w:val="21"/>
          <w:szCs w:val="21"/>
          <w:lang w:val="fr-FR"/>
        </w:rPr>
        <w:t>不</w:t>
      </w:r>
      <w:proofErr w:type="gramEnd"/>
      <w:r w:rsidRPr="00AE2F29">
        <w:rPr>
          <w:rFonts w:ascii="Times New Roman" w:eastAsia="宋体" w:hAnsi="Times New Roman" w:cs="Times New Roman"/>
          <w:sz w:val="21"/>
          <w:szCs w:val="21"/>
          <w:lang w:val="fr-FR"/>
        </w:rPr>
        <w:t>幸会将我们送上基督本人的十字架。</w:t>
      </w:r>
    </w:p>
    <w:p w14:paraId="6D819C03"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然而，那实际上始终在场，因而也始终</w:t>
      </w:r>
      <w:proofErr w:type="gramStart"/>
      <w:r w:rsidRPr="00AE2F29">
        <w:rPr>
          <w:rFonts w:ascii="Times New Roman" w:eastAsia="宋体" w:hAnsi="Times New Roman" w:cs="Times New Roman"/>
          <w:sz w:val="21"/>
          <w:szCs w:val="21"/>
          <w:lang w:val="fr-FR"/>
        </w:rPr>
        <w:t>允诺着</w:t>
      </w:r>
      <w:proofErr w:type="gramEnd"/>
      <w:r w:rsidRPr="00AE2F29">
        <w:rPr>
          <w:rFonts w:ascii="Times New Roman" w:eastAsia="宋体" w:hAnsi="Times New Roman" w:cs="Times New Roman"/>
          <w:sz w:val="21"/>
          <w:szCs w:val="21"/>
          <w:lang w:val="fr-FR"/>
        </w:rPr>
        <w:t>爱的，是不幸的可能性。我们存在的三个方面始终暴露在这种可能之下。我们的肉体是脆弱的；任何一小块移动中的物质都可能将它洞穿、撕裂、碾碎，或使其内部的某个齿轮彻底变形。我们的灵魂易受伤害，会无端地陷入消沉，可悲地寄托在一些同样十分脆弱无常的事与人上。我们的社会性人格</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它几乎构成了我们的实存感的基础</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始终裸露在种种偶然之下。我们存在的核心通过纤维（</w:t>
      </w:r>
      <w:r w:rsidRPr="00AE2F29">
        <w:rPr>
          <w:rFonts w:ascii="Times New Roman" w:eastAsia="宋体" w:hAnsi="Times New Roman" w:cs="Times New Roman"/>
          <w:sz w:val="21"/>
          <w:szCs w:val="21"/>
          <w:lang w:val="fr-FR"/>
        </w:rPr>
        <w:t>fibres</w:t>
      </w:r>
      <w:r w:rsidRPr="00AE2F29">
        <w:rPr>
          <w:rFonts w:ascii="Times New Roman" w:eastAsia="宋体" w:hAnsi="Times New Roman" w:cs="Times New Roman"/>
          <w:sz w:val="21"/>
          <w:szCs w:val="21"/>
          <w:lang w:val="fr-FR"/>
        </w:rPr>
        <w:t>）与这三者紧紧相连，故而三者的任何损伤都会被它感知，使它一同流血。尤其是，凡贬低或破坏我们的社会声望和我们的受尊重权的一切，都仿佛在动摇甚至摧毁我们的本质（</w:t>
      </w:r>
      <w:r w:rsidRPr="00AE2F29">
        <w:rPr>
          <w:rFonts w:ascii="Times New Roman" w:eastAsia="宋体" w:hAnsi="Times New Roman" w:cs="Times New Roman"/>
          <w:sz w:val="21"/>
          <w:szCs w:val="21"/>
          <w:lang w:val="fr-FR"/>
        </w:rPr>
        <w:t>essence</w:t>
      </w:r>
      <w:r w:rsidRPr="00AE2F29">
        <w:rPr>
          <w:rFonts w:ascii="Times New Roman" w:eastAsia="宋体" w:hAnsi="Times New Roman" w:cs="Times New Roman"/>
          <w:sz w:val="21"/>
          <w:szCs w:val="21"/>
          <w:lang w:val="fr-FR"/>
        </w:rPr>
        <w:t>），因为我们是以幻象为实底（</w:t>
      </w:r>
      <w:r w:rsidRPr="00AE2F29">
        <w:rPr>
          <w:rFonts w:ascii="Times New Roman" w:eastAsia="宋体" w:hAnsi="Times New Roman" w:cs="Times New Roman"/>
          <w:sz w:val="21"/>
          <w:szCs w:val="21"/>
          <w:lang w:val="fr-FR"/>
        </w:rPr>
        <w:t>substance</w:t>
      </w:r>
      <w:r w:rsidRPr="00AE2F29">
        <w:rPr>
          <w:rFonts w:ascii="Times New Roman" w:eastAsia="宋体" w:hAnsi="Times New Roman" w:cs="Times New Roman"/>
          <w:sz w:val="21"/>
          <w:szCs w:val="21"/>
          <w:lang w:val="fr-FR"/>
        </w:rPr>
        <w:t>）的。</w:t>
      </w:r>
    </w:p>
    <w:p w14:paraId="204AFFF9"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诸事顺遂的时候，人们不会想到这份近乎无限的脆弱（</w:t>
      </w:r>
      <w:r w:rsidRPr="00AE2F29">
        <w:rPr>
          <w:rFonts w:ascii="Times New Roman" w:eastAsia="宋体" w:hAnsi="Times New Roman" w:cs="Times New Roman"/>
          <w:sz w:val="21"/>
          <w:szCs w:val="21"/>
          <w:lang w:val="fr-FR"/>
        </w:rPr>
        <w:t>fragilité</w:t>
      </w:r>
      <w:r w:rsidRPr="00AE2F29">
        <w:rPr>
          <w:rFonts w:ascii="Times New Roman" w:eastAsia="宋体" w:hAnsi="Times New Roman" w:cs="Times New Roman"/>
          <w:sz w:val="21"/>
          <w:szCs w:val="21"/>
          <w:lang w:val="fr-FR"/>
        </w:rPr>
        <w:t>）。但这并不构成默想它的阻碍。一个人可以时时将它凝视，并为此时时感谢上帝。不仅是为脆弱本身，更是为了那将脆弱传导至我们的存在之核心的苦弱（</w:t>
      </w:r>
      <w:r w:rsidRPr="00AE2F29">
        <w:rPr>
          <w:rFonts w:ascii="Times New Roman" w:eastAsia="宋体" w:hAnsi="Times New Roman" w:cs="Times New Roman"/>
          <w:sz w:val="21"/>
          <w:szCs w:val="21"/>
          <w:lang w:val="fr-FR"/>
        </w:rPr>
        <w:t>faiblesse</w:t>
      </w:r>
      <w:r w:rsidRPr="00AE2F29">
        <w:rPr>
          <w:rFonts w:ascii="Times New Roman" w:eastAsia="宋体" w:hAnsi="Times New Roman" w:cs="Times New Roman"/>
          <w:sz w:val="21"/>
          <w:szCs w:val="21"/>
          <w:lang w:val="fr-FR"/>
        </w:rPr>
        <w:t>）。因为正是</w:t>
      </w:r>
      <w:proofErr w:type="gramStart"/>
      <w:r w:rsidRPr="00AE2F29">
        <w:rPr>
          <w:rFonts w:ascii="Times New Roman" w:eastAsia="宋体" w:hAnsi="Times New Roman" w:cs="Times New Roman"/>
          <w:sz w:val="21"/>
          <w:szCs w:val="21"/>
          <w:lang w:val="fr-FR"/>
        </w:rPr>
        <w:t>这份苦弱使</w:t>
      </w:r>
      <w:proofErr w:type="gramEnd"/>
      <w:r w:rsidRPr="00AE2F29">
        <w:rPr>
          <w:rFonts w:ascii="Times New Roman" w:eastAsia="宋体" w:hAnsi="Times New Roman" w:cs="Times New Roman"/>
          <w:sz w:val="21"/>
          <w:szCs w:val="21"/>
          <w:lang w:val="fr-FR"/>
        </w:rPr>
        <w:t>我们最终可能被钉上十字架的中央。</w:t>
      </w:r>
    </w:p>
    <w:p w14:paraId="784AC80C" w14:textId="180E5E66"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我们可以当着任何苦难，不论大小，以爱意与感激之情沉思这份脆弱。我们既可以在麻木不觉时</w:t>
      </w:r>
      <w:r w:rsidR="007B5278">
        <w:rPr>
          <w:rFonts w:ascii="Times New Roman" w:eastAsia="宋体" w:hAnsi="Times New Roman" w:cs="Times New Roman" w:hint="eastAsia"/>
          <w:sz w:val="21"/>
          <w:szCs w:val="21"/>
          <w:lang w:val="fr-FR"/>
        </w:rPr>
        <w:t>如此</w:t>
      </w:r>
      <w:r w:rsidRPr="00AE2F29">
        <w:rPr>
          <w:rFonts w:ascii="Times New Roman" w:eastAsia="宋体" w:hAnsi="Times New Roman" w:cs="Times New Roman"/>
          <w:sz w:val="21"/>
          <w:szCs w:val="21"/>
          <w:lang w:val="fr-FR"/>
        </w:rPr>
        <w:t>沉思。也可以在满心喜乐时这样做。若这默想妨碍或减损了喜乐，我们便不必</w:t>
      </w:r>
      <w:r w:rsidRPr="00AE2F29">
        <w:rPr>
          <w:rFonts w:ascii="Times New Roman" w:eastAsia="宋体" w:hAnsi="Times New Roman" w:cs="Times New Roman"/>
          <w:sz w:val="21"/>
          <w:szCs w:val="21"/>
          <w:lang w:val="fr-FR"/>
        </w:rPr>
        <w:lastRenderedPageBreak/>
        <w:t>继续如此。但事实恰恰相反。喜乐只会因它更添沁入心脾的甘美，正如樱花因易逝（</w:t>
      </w:r>
      <w:r w:rsidRPr="00AE2F29">
        <w:rPr>
          <w:rFonts w:ascii="Times New Roman" w:eastAsia="宋体" w:hAnsi="Times New Roman" w:cs="Times New Roman"/>
          <w:sz w:val="21"/>
          <w:szCs w:val="21"/>
          <w:lang w:val="fr-FR"/>
        </w:rPr>
        <w:t>fragilité</w:t>
      </w:r>
      <w:r w:rsidRPr="00AE2F29">
        <w:rPr>
          <w:rFonts w:ascii="Times New Roman" w:eastAsia="宋体" w:hAnsi="Times New Roman" w:cs="Times New Roman"/>
          <w:sz w:val="21"/>
          <w:szCs w:val="21"/>
          <w:lang w:val="fr-FR"/>
        </w:rPr>
        <w:t>）而更添凄美。</w:t>
      </w:r>
    </w:p>
    <w:p w14:paraId="67E97755"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一个人若能长久地如此默想，基督的十字架便会成为他生命的实底。基督劝导友人</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每日背起你的十字架</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的真意无疑就在于此，而非人们所误解的</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对日常琐事（</w:t>
      </w:r>
      <w:r w:rsidRPr="00AE2F29">
        <w:rPr>
          <w:rFonts w:ascii="Times New Roman" w:eastAsia="宋体" w:hAnsi="Times New Roman" w:cs="Times New Roman"/>
          <w:sz w:val="21"/>
          <w:szCs w:val="21"/>
          <w:lang w:val="fr-FR"/>
        </w:rPr>
        <w:t>ennuis</w:t>
      </w:r>
      <w:r w:rsidRPr="00AE2F29">
        <w:rPr>
          <w:rFonts w:ascii="Times New Roman" w:eastAsia="宋体" w:hAnsi="Times New Roman" w:cs="Times New Roman"/>
          <w:sz w:val="21"/>
          <w:szCs w:val="21"/>
          <w:lang w:val="fr-FR"/>
        </w:rPr>
        <w:t>）的逆来顺受</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。今天人们却不时用某种近乎亵渎的语气将后者称作</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十字架</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十字架只有一个，即充塞无限时空的必然性总体，它会在一个特定的时刻集聚到我们这些微尘的头上，将我们碾成粉末。背起自己的十字架，即是背起这样一种认识：我们存在的每一部分都完全臣服于盲目的必然性，除了灵魂中那</w:t>
      </w:r>
      <w:proofErr w:type="gramStart"/>
      <w:r w:rsidRPr="00AE2F29">
        <w:rPr>
          <w:rFonts w:ascii="Times New Roman" w:eastAsia="宋体" w:hAnsi="Times New Roman" w:cs="Times New Roman"/>
          <w:sz w:val="21"/>
          <w:szCs w:val="21"/>
          <w:lang w:val="fr-FR"/>
        </w:rPr>
        <w:t>连意识</w:t>
      </w:r>
      <w:proofErr w:type="gramEnd"/>
      <w:r w:rsidRPr="00AE2F29">
        <w:rPr>
          <w:rFonts w:ascii="Times New Roman" w:eastAsia="宋体" w:hAnsi="Times New Roman" w:cs="Times New Roman"/>
          <w:sz w:val="21"/>
          <w:szCs w:val="21"/>
          <w:lang w:val="fr-FR"/>
        </w:rPr>
        <w:t>也无法触及的隐秘一点。无论一个人曾遭何等残酷的打击，若他的存在中仍有某个部分完好无损，若他尚未领悟这种无损纯属侥幸（</w:t>
      </w:r>
      <w:r w:rsidRPr="00AE2F29">
        <w:rPr>
          <w:rFonts w:ascii="Times New Roman" w:eastAsia="宋体" w:hAnsi="Times New Roman" w:cs="Times New Roman"/>
          <w:sz w:val="21"/>
          <w:szCs w:val="21"/>
          <w:lang w:val="fr-FR"/>
        </w:rPr>
        <w:t>hasard</w:t>
      </w:r>
      <w:r w:rsidRPr="00AE2F29">
        <w:rPr>
          <w:rFonts w:ascii="Times New Roman" w:eastAsia="宋体" w:hAnsi="Times New Roman" w:cs="Times New Roman"/>
          <w:sz w:val="21"/>
          <w:szCs w:val="21"/>
          <w:lang w:val="fr-FR"/>
        </w:rPr>
        <w:t>），并始终暴露于偶然性（</w:t>
      </w:r>
      <w:r w:rsidRPr="00AE2F29">
        <w:rPr>
          <w:rFonts w:ascii="Times New Roman" w:eastAsia="宋体" w:hAnsi="Times New Roman" w:cs="Times New Roman"/>
          <w:sz w:val="21"/>
          <w:szCs w:val="21"/>
          <w:lang w:val="fr-FR"/>
        </w:rPr>
        <w:t>hasard</w:t>
      </w:r>
      <w:r w:rsidRPr="00AE2F29">
        <w:rPr>
          <w:rFonts w:ascii="Times New Roman" w:eastAsia="宋体" w:hAnsi="Times New Roman" w:cs="Times New Roman"/>
          <w:sz w:val="21"/>
          <w:szCs w:val="21"/>
          <w:lang w:val="fr-FR"/>
        </w:rPr>
        <w:t>）的打击之下，他便与十字架无份。倘若这完好无损或部分幸免于难的是此人的社会性部分，情况就更是如此。这就是为什么，若无已</w:t>
      </w:r>
      <w:proofErr w:type="gramStart"/>
      <w:r w:rsidRPr="00AE2F29">
        <w:rPr>
          <w:rFonts w:ascii="Times New Roman" w:eastAsia="宋体" w:hAnsi="Times New Roman" w:cs="Times New Roman"/>
          <w:sz w:val="21"/>
          <w:szCs w:val="21"/>
          <w:lang w:val="fr-FR"/>
        </w:rPr>
        <w:t>臻</w:t>
      </w:r>
      <w:proofErr w:type="gramEnd"/>
      <w:r w:rsidRPr="00AE2F29">
        <w:rPr>
          <w:rFonts w:ascii="Times New Roman" w:eastAsia="宋体" w:hAnsi="Times New Roman" w:cs="Times New Roman"/>
          <w:sz w:val="21"/>
          <w:szCs w:val="21"/>
          <w:lang w:val="fr-FR"/>
        </w:rPr>
        <w:t>完美的清贫精神（</w:t>
      </w:r>
      <w:r w:rsidRPr="00AE2F29">
        <w:rPr>
          <w:rFonts w:ascii="Times New Roman" w:eastAsia="宋体" w:hAnsi="Times New Roman" w:cs="Times New Roman"/>
          <w:sz w:val="21"/>
          <w:szCs w:val="21"/>
          <w:lang w:val="fr-FR"/>
        </w:rPr>
        <w:t>l'esprit de pauvreté</w:t>
      </w:r>
      <w:r w:rsidRPr="00AE2F29">
        <w:rPr>
          <w:rFonts w:ascii="Times New Roman" w:eastAsia="宋体" w:hAnsi="Times New Roman" w:cs="Times New Roman"/>
          <w:sz w:val="21"/>
          <w:szCs w:val="21"/>
          <w:lang w:val="fr-FR"/>
        </w:rPr>
        <w:t>）相伴，疾病也毫无用处。一位满有福</w:t>
      </w:r>
      <w:proofErr w:type="gramStart"/>
      <w:r w:rsidRPr="00AE2F29">
        <w:rPr>
          <w:rFonts w:ascii="Times New Roman" w:eastAsia="宋体" w:hAnsi="Times New Roman" w:cs="Times New Roman"/>
          <w:sz w:val="21"/>
          <w:szCs w:val="21"/>
          <w:lang w:val="fr-FR"/>
        </w:rPr>
        <w:t>禧</w:t>
      </w:r>
      <w:proofErr w:type="gramEnd"/>
      <w:r w:rsidRPr="00AE2F29">
        <w:rPr>
          <w:rFonts w:ascii="Times New Roman" w:eastAsia="宋体" w:hAnsi="Times New Roman" w:cs="Times New Roman"/>
          <w:sz w:val="21"/>
          <w:szCs w:val="21"/>
          <w:lang w:val="fr-FR"/>
        </w:rPr>
        <w:t>的人亦能在享受幸福的同时背负起自己的十字架，只要他能够时刻真切而具体地</w:t>
      </w:r>
      <w:proofErr w:type="gramStart"/>
      <w:r w:rsidRPr="00AE2F29">
        <w:rPr>
          <w:rFonts w:ascii="Times New Roman" w:eastAsia="宋体" w:hAnsi="Times New Roman" w:cs="Times New Roman"/>
          <w:sz w:val="21"/>
          <w:szCs w:val="21"/>
          <w:lang w:val="fr-FR"/>
        </w:rPr>
        <w:t>怀想着</w:t>
      </w:r>
      <w:proofErr w:type="gramEnd"/>
      <w:r w:rsidRPr="00AE2F29">
        <w:rPr>
          <w:rFonts w:ascii="Times New Roman" w:eastAsia="宋体" w:hAnsi="Times New Roman" w:cs="Times New Roman"/>
          <w:sz w:val="21"/>
          <w:szCs w:val="21"/>
          <w:lang w:val="fr-FR"/>
        </w:rPr>
        <w:t>不幸的可能性。</w:t>
      </w:r>
    </w:p>
    <w:p w14:paraId="0293E534"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但仅怀想并不足够，必须去爱这种可能性。必须以温柔去爱那坚硬的必然性，它像一枚双面的硬币，朝向我们的这面是统治，朝向上帝的那面是顺从。必须将它拥入怀中，哪怕它的尖刺会因拥抱而嵌入我们的血肉。爱者们乐于（</w:t>
      </w:r>
      <w:r w:rsidRPr="00AE2F29">
        <w:rPr>
          <w:rFonts w:ascii="Times New Roman" w:eastAsia="宋体" w:hAnsi="Times New Roman" w:cs="Times New Roman"/>
          <w:sz w:val="21"/>
          <w:szCs w:val="21"/>
          <w:lang w:val="fr-FR"/>
        </w:rPr>
        <w:t>heureux</w:t>
      </w:r>
      <w:r w:rsidRPr="00AE2F29">
        <w:rPr>
          <w:rFonts w:ascii="Times New Roman" w:eastAsia="宋体" w:hAnsi="Times New Roman" w:cs="Times New Roman"/>
          <w:sz w:val="21"/>
          <w:szCs w:val="21"/>
          <w:lang w:val="fr-FR"/>
        </w:rPr>
        <w:t>）在离别时紧攥心上人给我们留下的信物，直至它嵌入血肉。我们深知，这个宇宙也是上帝留给我们的信物。我们当全心感谢上帝，因祂将盲目而完美顺从的必然性，祂愚钝的奴仆，赐给</w:t>
      </w:r>
      <w:proofErr w:type="gramStart"/>
      <w:r w:rsidRPr="00AE2F29">
        <w:rPr>
          <w:rFonts w:ascii="Times New Roman" w:eastAsia="宋体" w:hAnsi="Times New Roman" w:cs="Times New Roman"/>
          <w:sz w:val="21"/>
          <w:szCs w:val="21"/>
          <w:lang w:val="fr-FR"/>
        </w:rPr>
        <w:t>我们作至高</w:t>
      </w:r>
      <w:proofErr w:type="gramEnd"/>
      <w:r w:rsidRPr="00AE2F29">
        <w:rPr>
          <w:rFonts w:ascii="Times New Roman" w:eastAsia="宋体" w:hAnsi="Times New Roman" w:cs="Times New Roman"/>
          <w:sz w:val="21"/>
          <w:szCs w:val="21"/>
          <w:lang w:val="fr-FR"/>
        </w:rPr>
        <w:t>的主宰。它用鞭挞驱策我们。但我们只要一面在尘世臣服于它的残暴统治，一面选上帝作为我们的财宝，将心托付给上帝，这就够了</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如此，我们便能看见这残暴统治的另一幅面容：纯粹的顺从。我们不单是必然性的奴隶，更是它主人的儿女。无论它对我们作何吩咐，身为家主的儿女，我们都应敬慕它驯顺的仪表。每当它违背我们的意愿，强迫我们承受不愿之事，爱都会让我们穿透表象，看到它展露给上帝的顺从面容。常获此等良机的人有福了。</w:t>
      </w:r>
    </w:p>
    <w:p w14:paraId="7ECCAFE3"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剧烈且持久的痛苦具有一项独特的优势：我们的感性天生就无法将其接受。除它以外，我们可以习惯、沉溺或适应任何东西，以获取某种力量的幻觉，使我们相信是自己在发号施令。我们乐于想象是自己选择了那些被强加给我们的东西。但当某人沦为了自己眼中的一头近乎瘫痪、招人厌恶的野兽，他便再无此种幻觉。倘若这转变是由遵从群众意愿的社会性谴责导致的，那便再好不过，但这必须出自某种匿名的压迫，而非光荣的迫害。我们灵魂的属</w:t>
      </w:r>
      <w:r w:rsidRPr="00AE2F29">
        <w:rPr>
          <w:rFonts w:ascii="Times New Roman" w:eastAsia="宋体" w:hAnsi="Times New Roman" w:cs="Times New Roman"/>
          <w:sz w:val="21"/>
          <w:szCs w:val="21"/>
          <w:lang w:val="fr-FR"/>
        </w:rPr>
        <w:lastRenderedPageBreak/>
        <w:t>肉部分只能将必然性感知为强制性，将强制性感知为身体的痛苦。是那同一个真理，</w:t>
      </w:r>
      <w:proofErr w:type="gramStart"/>
      <w:r w:rsidRPr="00AE2F29">
        <w:rPr>
          <w:rFonts w:ascii="Times New Roman" w:eastAsia="宋体" w:hAnsi="Times New Roman" w:cs="Times New Roman"/>
          <w:sz w:val="21"/>
          <w:szCs w:val="21"/>
          <w:lang w:val="fr-FR"/>
        </w:rPr>
        <w:t>藉身体</w:t>
      </w:r>
      <w:proofErr w:type="gramEnd"/>
      <w:r w:rsidRPr="00AE2F29">
        <w:rPr>
          <w:rFonts w:ascii="Times New Roman" w:eastAsia="宋体" w:hAnsi="Times New Roman" w:cs="Times New Roman"/>
          <w:sz w:val="21"/>
          <w:szCs w:val="21"/>
          <w:lang w:val="fr-FR"/>
        </w:rPr>
        <w:t>痛苦渗入属肉的感性，藉数学推理渗入知性，</w:t>
      </w:r>
      <w:proofErr w:type="gramStart"/>
      <w:r w:rsidRPr="00AE2F29">
        <w:rPr>
          <w:rFonts w:ascii="Times New Roman" w:eastAsia="宋体" w:hAnsi="Times New Roman" w:cs="Times New Roman"/>
          <w:sz w:val="21"/>
          <w:szCs w:val="21"/>
          <w:lang w:val="fr-FR"/>
        </w:rPr>
        <w:t>藉美渗入</w:t>
      </w:r>
      <w:proofErr w:type="gramEnd"/>
      <w:r w:rsidRPr="00AE2F29">
        <w:rPr>
          <w:rFonts w:ascii="Times New Roman" w:eastAsia="宋体" w:hAnsi="Times New Roman" w:cs="Times New Roman"/>
          <w:sz w:val="21"/>
          <w:szCs w:val="21"/>
          <w:lang w:val="fr-FR"/>
        </w:rPr>
        <w:t>我们爱的官能。约伯一经被不幸戳破了肉身的帷幕（</w:t>
      </w:r>
      <w:r w:rsidRPr="00AE2F29">
        <w:rPr>
          <w:rFonts w:ascii="Times New Roman" w:eastAsia="宋体" w:hAnsi="Times New Roman" w:cs="Times New Roman"/>
          <w:sz w:val="21"/>
          <w:szCs w:val="21"/>
          <w:lang w:val="fr-FR"/>
        </w:rPr>
        <w:t>voile</w:t>
      </w:r>
      <w:r w:rsidRPr="00AE2F29">
        <w:rPr>
          <w:rFonts w:ascii="Times New Roman" w:eastAsia="宋体" w:hAnsi="Times New Roman" w:cs="Times New Roman"/>
          <w:sz w:val="21"/>
          <w:szCs w:val="21"/>
          <w:lang w:val="fr-FR"/>
        </w:rPr>
        <w:t>），便赤裸地看到了世界之美。同样地，我们一经认识到宇宙以必然性为实底，必然性以对完美智慧之爱的顺从为实底，便会看到世界之美的显现。我们身为其中碎片的这个宇宙</w:t>
      </w:r>
      <w:proofErr w:type="gramStart"/>
      <w:r w:rsidRPr="00AE2F29">
        <w:rPr>
          <w:rFonts w:ascii="Times New Roman" w:eastAsia="宋体" w:hAnsi="Times New Roman" w:cs="Times New Roman"/>
          <w:sz w:val="21"/>
          <w:szCs w:val="21"/>
          <w:lang w:val="fr-FR"/>
        </w:rPr>
        <w:t>并无另一重</w:t>
      </w:r>
      <w:proofErr w:type="gramEnd"/>
      <w:r w:rsidRPr="00AE2F29">
        <w:rPr>
          <w:rFonts w:ascii="Times New Roman" w:eastAsia="宋体" w:hAnsi="Times New Roman" w:cs="Times New Roman"/>
          <w:sz w:val="21"/>
          <w:szCs w:val="21"/>
          <w:lang w:val="fr-FR"/>
        </w:rPr>
        <w:t>存在，而只是顺从。</w:t>
      </w:r>
    </w:p>
    <w:p w14:paraId="0D8499EC"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可感的喜乐，当它极为生动，极为纯粹，远超我们的预期，乃至使我们即刻意识到自己无法将它们获取，也无法确保能够将它们占有时，便具有类似于身体痛苦的德能（</w:t>
      </w:r>
      <w:r w:rsidRPr="00AE2F29">
        <w:rPr>
          <w:rFonts w:ascii="Times New Roman" w:eastAsia="宋体" w:hAnsi="Times New Roman" w:cs="Times New Roman"/>
          <w:sz w:val="21"/>
          <w:szCs w:val="21"/>
          <w:lang w:val="fr-FR"/>
        </w:rPr>
        <w:t>vertu</w:t>
      </w:r>
      <w:r w:rsidRPr="00AE2F29">
        <w:rPr>
          <w:rFonts w:ascii="Times New Roman" w:eastAsia="宋体" w:hAnsi="Times New Roman" w:cs="Times New Roman"/>
          <w:sz w:val="21"/>
          <w:szCs w:val="21"/>
          <w:lang w:val="fr-FR"/>
        </w:rPr>
        <w:t>）。这种喜乐始终以美作为本质。纯粹的喜乐与纯粹的痛苦乃是同一个无比珍贵的真理的两个面向。幸而如此，因为只有这样，我们才有权为我们所爱的人祈愿喜乐，而非痛苦。</w:t>
      </w:r>
    </w:p>
    <w:p w14:paraId="33119FEB"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三位一体与十字架既是基督教的两极，也是其两大核心真理：一是完美的喜乐，一是完美的不幸。必须同时认清两者，以及两者之间的神秘联合，但在尘世，我们因人性的状况离三位一体无限遥远，处在十字架下。十字架才是我们的归属（</w:t>
      </w:r>
      <w:r w:rsidRPr="00AE2F29">
        <w:rPr>
          <w:rFonts w:ascii="Times New Roman" w:eastAsia="宋体" w:hAnsi="Times New Roman" w:cs="Times New Roman"/>
          <w:sz w:val="21"/>
          <w:szCs w:val="21"/>
          <w:lang w:val="fr-FR"/>
        </w:rPr>
        <w:t>patrie</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w:t>
      </w:r>
    </w:p>
    <w:p w14:paraId="4630C227"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对不幸的认识是基督教的钥匙。但这一认识属不可能。若无亲身经历，人不可能认识不幸。因为思想如此抵触不幸，以至无法自愿地设想不幸，这就像动物通常无法自杀。若无强迫，人不会去设想不幸。若无经验的强迫，人绝无可能相信他灵魂中的一切</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他的每个念头，每个感觉，每种对待观念、人类和世界的态度，特别是对自身之中极致精微的那个部分的态度</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都完全受环境的摆布。即便有人在理论上承认这点</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这已属罕见</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他也无法用整个灵魂去信。基督所谓的</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以整个灵魂去信</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并非人们通常理解的</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克己</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renoncement</w:t>
      </w:r>
      <w:r w:rsidRPr="00AE2F29">
        <w:rPr>
          <w:rFonts w:ascii="Times New Roman" w:eastAsia="宋体" w:hAnsi="Times New Roman" w:cs="Times New Roman"/>
          <w:sz w:val="21"/>
          <w:szCs w:val="21"/>
          <w:lang w:val="fr-FR"/>
        </w:rPr>
        <w:t>）或</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牺牲</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abnégation</w:t>
      </w:r>
      <w:r w:rsidRPr="00AE2F29">
        <w:rPr>
          <w:rFonts w:ascii="Times New Roman" w:eastAsia="宋体" w:hAnsi="Times New Roman" w:cs="Times New Roman"/>
          <w:sz w:val="21"/>
          <w:szCs w:val="21"/>
          <w:lang w:val="fr-FR"/>
        </w:rPr>
        <w:t>），而是</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倒空自我</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se nier soi-même</w:t>
      </w:r>
      <w:r w:rsidRPr="00AE2F29">
        <w:rPr>
          <w:rFonts w:ascii="Times New Roman" w:eastAsia="宋体" w:hAnsi="Times New Roman" w:cs="Times New Roman"/>
          <w:sz w:val="21"/>
          <w:szCs w:val="21"/>
          <w:lang w:val="fr-FR"/>
        </w:rPr>
        <w:t>），这也正是成为门徒的条件。然而，人一旦身处不幸或曾遭不幸，便不再笃信这一真理，甚至变得</w:t>
      </w:r>
      <w:proofErr w:type="gramStart"/>
      <w:r w:rsidRPr="00AE2F29">
        <w:rPr>
          <w:rFonts w:ascii="Times New Roman" w:eastAsia="宋体" w:hAnsi="Times New Roman" w:cs="Times New Roman"/>
          <w:sz w:val="21"/>
          <w:szCs w:val="21"/>
          <w:lang w:val="fr-FR"/>
        </w:rPr>
        <w:t>愈发小</w:t>
      </w:r>
      <w:proofErr w:type="gramEnd"/>
      <w:r w:rsidRPr="00AE2F29">
        <w:rPr>
          <w:rFonts w:ascii="Times New Roman" w:eastAsia="宋体" w:hAnsi="Times New Roman" w:cs="Times New Roman"/>
          <w:sz w:val="21"/>
          <w:szCs w:val="21"/>
          <w:lang w:val="fr-FR"/>
        </w:rPr>
        <w:t>信。因为思想永远不会真正受迫，它总有谎言可供逃避。思想一旦被环境</w:t>
      </w:r>
      <w:proofErr w:type="gramStart"/>
      <w:r w:rsidRPr="00AE2F29">
        <w:rPr>
          <w:rFonts w:ascii="Times New Roman" w:eastAsia="宋体" w:hAnsi="Times New Roman" w:cs="Times New Roman"/>
          <w:sz w:val="21"/>
          <w:szCs w:val="21"/>
          <w:lang w:val="fr-FR"/>
        </w:rPr>
        <w:t>胁迫着</w:t>
      </w:r>
      <w:proofErr w:type="gramEnd"/>
      <w:r w:rsidRPr="00AE2F29">
        <w:rPr>
          <w:rFonts w:ascii="Times New Roman" w:eastAsia="宋体" w:hAnsi="Times New Roman" w:cs="Times New Roman"/>
          <w:sz w:val="21"/>
          <w:szCs w:val="21"/>
          <w:lang w:val="fr-FR"/>
        </w:rPr>
        <w:t>直面不幸，便会迅速地逃入谎言，有如一只为了活命逃回洞穴的动物。有时，恐惧甚至会令它深深地埋入谎言；以至那些身处或曾遭不幸的人常常以谎言为习，丧失对一切事物的真实感受。指责他们是不对的。谎言与不幸的联结如此紧密，以至作为真理的基督仅仅凭靠</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哪怕在极度不幸的深渊中，祂也仍为真理</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的单纯事实，便可打败这个世界。思想躲避不幸的面容，其本能比躲避肉体死亡更加根本；相应地，</w:t>
      </w:r>
      <w:proofErr w:type="gramStart"/>
      <w:r w:rsidRPr="00AE2F29">
        <w:rPr>
          <w:rFonts w:ascii="Times New Roman" w:eastAsia="宋体" w:hAnsi="Times New Roman" w:cs="Times New Roman"/>
          <w:sz w:val="21"/>
          <w:szCs w:val="21"/>
          <w:lang w:val="fr-FR"/>
        </w:rPr>
        <w:t>若死亡</w:t>
      </w:r>
      <w:proofErr w:type="gramEnd"/>
      <w:r w:rsidRPr="00AE2F29">
        <w:rPr>
          <w:rFonts w:ascii="Times New Roman" w:eastAsia="宋体" w:hAnsi="Times New Roman" w:cs="Times New Roman"/>
          <w:sz w:val="21"/>
          <w:szCs w:val="21"/>
          <w:lang w:val="fr-FR"/>
        </w:rPr>
        <w:t>在环境因素或想象力游戏的作用下改换掉不幸的面目，便会更容易被人面对。唯有出于真理之</w:t>
      </w:r>
      <w:proofErr w:type="gramStart"/>
      <w:r w:rsidRPr="00AE2F29">
        <w:rPr>
          <w:rFonts w:ascii="Times New Roman" w:eastAsia="宋体" w:hAnsi="Times New Roman" w:cs="Times New Roman"/>
          <w:sz w:val="21"/>
          <w:szCs w:val="21"/>
          <w:lang w:val="fr-FR"/>
        </w:rPr>
        <w:t>爱接受</w:t>
      </w:r>
      <w:proofErr w:type="gramEnd"/>
      <w:r w:rsidRPr="00AE2F29">
        <w:rPr>
          <w:rFonts w:ascii="Times New Roman" w:eastAsia="宋体" w:hAnsi="Times New Roman" w:cs="Times New Roman"/>
          <w:sz w:val="21"/>
          <w:szCs w:val="21"/>
          <w:lang w:val="fr-FR"/>
        </w:rPr>
        <w:t>灵魂的死亡，才能接近和面对不幸，并在持续的专注中注视不幸。柏拉图所谓的</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哲学就是练习死亡</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，指的就是这种灵魂之死。古代秘仪之所象</w:t>
      </w:r>
      <w:r w:rsidRPr="00AE2F29">
        <w:rPr>
          <w:rFonts w:ascii="Times New Roman" w:eastAsia="宋体" w:hAnsi="Times New Roman" w:cs="Times New Roman"/>
          <w:sz w:val="21"/>
          <w:szCs w:val="21"/>
          <w:lang w:val="fr-FR"/>
        </w:rPr>
        <w:lastRenderedPageBreak/>
        <w:t>征，洗礼之所再现，也都是在于此。灵魂无需在现实中死亡，而只需承认</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自己是一件死物，是一件类似于物的东西</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的真相。灵魂</w:t>
      </w:r>
      <w:proofErr w:type="gramStart"/>
      <w:r w:rsidRPr="00AE2F29">
        <w:rPr>
          <w:rFonts w:ascii="Times New Roman" w:eastAsia="宋体" w:hAnsi="Times New Roman" w:cs="Times New Roman"/>
          <w:sz w:val="21"/>
          <w:szCs w:val="21"/>
          <w:lang w:val="fr-FR"/>
        </w:rPr>
        <w:t>不</w:t>
      </w:r>
      <w:proofErr w:type="gramEnd"/>
      <w:r w:rsidRPr="00AE2F29">
        <w:rPr>
          <w:rFonts w:ascii="Times New Roman" w:eastAsia="宋体" w:hAnsi="Times New Roman" w:cs="Times New Roman"/>
          <w:sz w:val="21"/>
          <w:szCs w:val="21"/>
          <w:lang w:val="fr-FR"/>
        </w:rPr>
        <w:t>变为水；它就是水；我们所谓的</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自我</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就如稍纵即逝的波浪，不过是外部环境的自动产物。</w:t>
      </w:r>
    </w:p>
    <w:p w14:paraId="57952C75" w14:textId="36971C18"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要知道的唯有这点，要牢记的唯有这点。然而对人具有这种认识的唯有上帝，以及在尘世中从上而生的人。</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因为一个人无法接受灵魂之死，除非他在灵魂的虚幻生命外另有一重生命；除非他的宝藏和心灵外于自身，外于一切人格、一切感受、一切知识，</w:t>
      </w:r>
      <w:r w:rsidR="00BE0660">
        <w:rPr>
          <w:rFonts w:ascii="Times New Roman" w:eastAsia="宋体" w:hAnsi="Times New Roman" w:cs="Times New Roman" w:hint="eastAsia"/>
          <w:sz w:val="21"/>
          <w:szCs w:val="21"/>
          <w:lang w:val="fr-FR"/>
        </w:rPr>
        <w:t>托付在</w:t>
      </w:r>
      <w:r w:rsidRPr="00AE2F29">
        <w:rPr>
          <w:rFonts w:ascii="Times New Roman" w:eastAsia="宋体" w:hAnsi="Times New Roman" w:cs="Times New Roman"/>
          <w:sz w:val="21"/>
          <w:szCs w:val="21"/>
          <w:lang w:val="fr-FR"/>
        </w:rPr>
        <w:t>我们暗中的天父</w:t>
      </w:r>
      <w:r w:rsidR="00BE0660">
        <w:rPr>
          <w:rFonts w:ascii="Times New Roman" w:eastAsia="宋体" w:hAnsi="Times New Roman" w:cs="Times New Roman" w:hint="eastAsia"/>
          <w:sz w:val="21"/>
          <w:szCs w:val="21"/>
          <w:lang w:val="fr-FR"/>
        </w:rPr>
        <w:t>手中</w:t>
      </w:r>
      <w:r w:rsidRPr="00AE2F29">
        <w:rPr>
          <w:rFonts w:ascii="Times New Roman" w:eastAsia="宋体" w:hAnsi="Times New Roman" w:cs="Times New Roman"/>
          <w:sz w:val="21"/>
          <w:szCs w:val="21"/>
          <w:lang w:val="fr-FR"/>
        </w:rPr>
        <w:t>。这样的人可谓</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由水和</w:t>
      </w:r>
      <w:proofErr w:type="gramStart"/>
      <w:r w:rsidRPr="00AE2F29">
        <w:rPr>
          <w:rFonts w:ascii="Times New Roman" w:eastAsia="宋体" w:hAnsi="Times New Roman" w:cs="Times New Roman"/>
          <w:sz w:val="21"/>
          <w:szCs w:val="21"/>
          <w:lang w:val="fr-FR"/>
        </w:rPr>
        <w:t>灵而</w:t>
      </w:r>
      <w:proofErr w:type="gramEnd"/>
      <w:r w:rsidRPr="00AE2F29">
        <w:rPr>
          <w:rFonts w:ascii="Times New Roman" w:eastAsia="宋体" w:hAnsi="Times New Roman" w:cs="Times New Roman"/>
          <w:sz w:val="21"/>
          <w:szCs w:val="21"/>
          <w:lang w:val="fr-FR"/>
        </w:rPr>
        <w:t>生</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。因为他们不是别的，而只是双重的顺从，一面顺从于构成他们自身之尘世状况的机械必然性，一面顺从于</w:t>
      </w:r>
      <w:r w:rsidR="00BE0660">
        <w:rPr>
          <w:rFonts w:ascii="Times New Roman" w:eastAsia="宋体" w:hAnsi="Times New Roman" w:cs="Times New Roman" w:hint="eastAsia"/>
          <w:sz w:val="21"/>
          <w:szCs w:val="21"/>
          <w:lang w:val="fr-FR"/>
        </w:rPr>
        <w:t>神启</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inspiration divine</w:t>
      </w:r>
      <w:r w:rsidRPr="00AE2F29">
        <w:rPr>
          <w:rFonts w:ascii="Times New Roman" w:eastAsia="宋体" w:hAnsi="Times New Roman" w:cs="Times New Roman"/>
          <w:sz w:val="21"/>
          <w:szCs w:val="21"/>
          <w:lang w:val="fr-FR"/>
        </w:rPr>
        <w:t>）。他们已经失却所谓的意志、人格或自我。他们不是别的，而只是自然与上帝的交点。</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交点</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便是上帝赐给他们的永恒名号，他们的圣召（</w:t>
      </w:r>
      <w:r w:rsidRPr="00AE2F29">
        <w:rPr>
          <w:rFonts w:ascii="Times New Roman" w:eastAsia="宋体" w:hAnsi="Times New Roman" w:cs="Times New Roman"/>
          <w:sz w:val="21"/>
          <w:szCs w:val="21"/>
          <w:lang w:val="fr-FR"/>
        </w:rPr>
        <w:t>vocation</w:t>
      </w:r>
      <w:r w:rsidRPr="00AE2F29">
        <w:rPr>
          <w:rFonts w:ascii="Times New Roman" w:eastAsia="宋体" w:hAnsi="Times New Roman" w:cs="Times New Roman"/>
          <w:sz w:val="21"/>
          <w:szCs w:val="21"/>
          <w:lang w:val="fr-FR"/>
        </w:rPr>
        <w:t>）。在古代浸礼中，人需要完全沉入水下；此即倒空自我，并宣示自己只是</w:t>
      </w:r>
      <w:r w:rsidR="00EF5B1E">
        <w:rPr>
          <w:rFonts w:ascii="Times New Roman" w:eastAsia="宋体" w:hAnsi="Times New Roman" w:cs="Times New Roman" w:hint="eastAsia"/>
          <w:sz w:val="21"/>
          <w:szCs w:val="21"/>
          <w:lang w:val="fr-FR"/>
        </w:rPr>
        <w:t>一</w:t>
      </w:r>
      <w:r w:rsidRPr="00AE2F29">
        <w:rPr>
          <w:rFonts w:ascii="Times New Roman" w:eastAsia="宋体" w:hAnsi="Times New Roman" w:cs="Times New Roman"/>
          <w:sz w:val="21"/>
          <w:szCs w:val="21"/>
          <w:lang w:val="fr-FR"/>
        </w:rPr>
        <w:t>块被创造出来的惰性物质碎片。他仅能藉一种强过重力的上升运动浮出水面，此即神圣之爱在人身上的形象。洗礼所象征的，是一种完全的状态（</w:t>
      </w:r>
      <w:r w:rsidRPr="00AE2F29">
        <w:rPr>
          <w:rFonts w:ascii="Times New Roman" w:eastAsia="宋体" w:hAnsi="Times New Roman" w:cs="Times New Roman"/>
          <w:sz w:val="21"/>
          <w:szCs w:val="21"/>
          <w:lang w:val="fr-FR"/>
        </w:rPr>
        <w:t>état de perfection</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洗礼所许诺的，则是无休无止、坚持不懈地向上帝欲求和请求这一完全，就如一个饥饿的孩童，他只要还</w:t>
      </w:r>
      <w:proofErr w:type="gramStart"/>
      <w:r w:rsidRPr="00AE2F29">
        <w:rPr>
          <w:rFonts w:ascii="Times New Roman" w:eastAsia="宋体" w:hAnsi="Times New Roman" w:cs="Times New Roman"/>
          <w:sz w:val="21"/>
          <w:szCs w:val="21"/>
          <w:lang w:val="fr-FR"/>
        </w:rPr>
        <w:t>没得着</w:t>
      </w:r>
      <w:proofErr w:type="gramEnd"/>
      <w:r w:rsidRPr="00AE2F29">
        <w:rPr>
          <w:rFonts w:ascii="Times New Roman" w:eastAsia="宋体" w:hAnsi="Times New Roman" w:cs="Times New Roman"/>
          <w:sz w:val="21"/>
          <w:szCs w:val="21"/>
          <w:lang w:val="fr-FR"/>
        </w:rPr>
        <w:t>，便会不知疲倦地向父亲讨要食物。然而，若</w:t>
      </w:r>
      <w:proofErr w:type="gramStart"/>
      <w:r w:rsidRPr="00AE2F29">
        <w:rPr>
          <w:rFonts w:ascii="Times New Roman" w:eastAsia="宋体" w:hAnsi="Times New Roman" w:cs="Times New Roman"/>
          <w:sz w:val="21"/>
          <w:szCs w:val="21"/>
          <w:lang w:val="fr-FR"/>
        </w:rPr>
        <w:t>不</w:t>
      </w:r>
      <w:proofErr w:type="gramEnd"/>
      <w:r w:rsidRPr="00AE2F29">
        <w:rPr>
          <w:rFonts w:ascii="Times New Roman" w:eastAsia="宋体" w:hAnsi="Times New Roman" w:cs="Times New Roman"/>
          <w:sz w:val="21"/>
          <w:szCs w:val="21"/>
          <w:lang w:val="fr-FR"/>
        </w:rPr>
        <w:t>亲历不幸的恐怖，便不能理解这一许诺的意味。唯有在那一刻，在与不幸的照面中，透过</w:t>
      </w:r>
      <w:proofErr w:type="gramStart"/>
      <w:r w:rsidRPr="00AE2F29">
        <w:rPr>
          <w:rFonts w:ascii="Times New Roman" w:eastAsia="宋体" w:hAnsi="Times New Roman" w:cs="Times New Roman"/>
          <w:sz w:val="21"/>
          <w:szCs w:val="21"/>
          <w:lang w:val="fr-FR"/>
        </w:rPr>
        <w:t>某种比圣事</w:t>
      </w:r>
      <w:proofErr w:type="gramEnd"/>
      <w:r w:rsidRPr="00AE2F29">
        <w:rPr>
          <w:rFonts w:ascii="Times New Roman" w:eastAsia="宋体" w:hAnsi="Times New Roman" w:cs="Times New Roman"/>
          <w:sz w:val="21"/>
          <w:szCs w:val="21"/>
          <w:lang w:val="fr-FR"/>
        </w:rPr>
        <w:t>更为隐秘、神秘，更为不可思议的接触，真正的</w:t>
      </w:r>
      <w:proofErr w:type="gramStart"/>
      <w:r w:rsidRPr="00AE2F29">
        <w:rPr>
          <w:rFonts w:ascii="Times New Roman" w:eastAsia="宋体" w:hAnsi="Times New Roman" w:cs="Times New Roman"/>
          <w:sz w:val="21"/>
          <w:szCs w:val="21"/>
          <w:lang w:val="fr-FR"/>
        </w:rPr>
        <w:t>诺约才</w:t>
      </w:r>
      <w:proofErr w:type="gramEnd"/>
      <w:r w:rsidRPr="00AE2F29">
        <w:rPr>
          <w:rFonts w:ascii="Times New Roman" w:eastAsia="宋体" w:hAnsi="Times New Roman" w:cs="Times New Roman"/>
          <w:sz w:val="21"/>
          <w:szCs w:val="21"/>
          <w:lang w:val="fr-FR"/>
        </w:rPr>
        <w:t>得缔结。</w:t>
      </w:r>
    </w:p>
    <w:p w14:paraId="10D759A0"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对不幸的认识不论对亲历者还是未亲历者而言，都同样天然地（</w:t>
      </w:r>
      <w:r w:rsidRPr="00AE2F29">
        <w:rPr>
          <w:rFonts w:ascii="Times New Roman" w:eastAsia="宋体" w:hAnsi="Times New Roman" w:cs="Times New Roman"/>
          <w:sz w:val="21"/>
          <w:szCs w:val="21"/>
          <w:lang w:val="fr-FR"/>
        </w:rPr>
        <w:t>naturellement</w:t>
      </w:r>
      <w:r w:rsidRPr="00AE2F29">
        <w:rPr>
          <w:rFonts w:ascii="Times New Roman" w:eastAsia="宋体" w:hAnsi="Times New Roman" w:cs="Times New Roman"/>
          <w:sz w:val="21"/>
          <w:szCs w:val="21"/>
          <w:lang w:val="fr-FR"/>
        </w:rPr>
        <w:t>）属不可能。然而，借助超自然的恩宠，这种认识对两者都同样成为可能。若非如此，基督便</w:t>
      </w:r>
      <w:proofErr w:type="gramStart"/>
      <w:r w:rsidRPr="00AE2F29">
        <w:rPr>
          <w:rFonts w:ascii="Times New Roman" w:eastAsia="宋体" w:hAnsi="Times New Roman" w:cs="Times New Roman"/>
          <w:sz w:val="21"/>
          <w:szCs w:val="21"/>
          <w:lang w:val="fr-FR"/>
        </w:rPr>
        <w:t>不会既</w:t>
      </w:r>
      <w:proofErr w:type="gramEnd"/>
      <w:r w:rsidRPr="00AE2F29">
        <w:rPr>
          <w:rFonts w:ascii="Times New Roman" w:eastAsia="宋体" w:hAnsi="Times New Roman" w:cs="Times New Roman"/>
          <w:sz w:val="21"/>
          <w:szCs w:val="21"/>
          <w:lang w:val="fr-FR"/>
        </w:rPr>
        <w:t>容许祂所挚爱的人们</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饮尽自己的杯</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，又在那之后免去他们的不幸。</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无论在哪种情形下，对不幸的认识都是比水上行走更大的奇迹。</w:t>
      </w:r>
    </w:p>
    <w:p w14:paraId="30960FCA" w14:textId="7A481BA2"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凡被基督视作恩人的人，都将同情建立在对不幸的认识之上。其余的人，他们的施予不是任性无常，就是循规蹈矩，要么是出于自幼被灌输的习惯，要么是出于对社会习俗的遵从，要么是出于骄傲（</w:t>
      </w:r>
      <w:r w:rsidRPr="00AE2F29">
        <w:rPr>
          <w:rFonts w:ascii="Times New Roman" w:eastAsia="宋体" w:hAnsi="Times New Roman" w:cs="Times New Roman"/>
          <w:sz w:val="21"/>
          <w:szCs w:val="21"/>
          <w:lang w:val="fr-FR"/>
        </w:rPr>
        <w:t>orgueil</w:t>
      </w:r>
      <w:r w:rsidRPr="00AE2F29">
        <w:rPr>
          <w:rFonts w:ascii="Times New Roman" w:eastAsia="宋体" w:hAnsi="Times New Roman" w:cs="Times New Roman"/>
          <w:sz w:val="21"/>
          <w:szCs w:val="21"/>
          <w:lang w:val="fr-FR"/>
        </w:rPr>
        <w:t>），要么是出于属肉的怜悯，要么是出于但求心安的欲愿，总之，是出于某种围绕自己的动机。这些人要么态度傲慢，要么摆出一幅恩主的姿态，要么让不幸者感到自己不过是他们眼中的某类不幸的样本。无论在哪种情形下，他们的施予是种伤害。他们也已在尘世得到了赏报，因为他们的左手知道右手所做的。他们与不幸者的接触注定经由谎言，因为要真正认识不幸者，就必须首先认识不幸。凡是未曾直视过不幸的面容，或尚未准备好这种直视的人，只能在谎言或幻象的掩护下接近不幸者。不幸者一旦在骤然间显出不</w:t>
      </w:r>
      <w:r w:rsidRPr="00AE2F29">
        <w:rPr>
          <w:rFonts w:ascii="Times New Roman" w:eastAsia="宋体" w:hAnsi="Times New Roman" w:cs="Times New Roman"/>
          <w:sz w:val="21"/>
          <w:szCs w:val="21"/>
          <w:lang w:val="fr-FR"/>
        </w:rPr>
        <w:lastRenderedPageBreak/>
        <w:t>幸的真容，他们便注定落荒而逃。</w:t>
      </w:r>
      <w:r w:rsidRPr="00AE2F29">
        <w:rPr>
          <w:rFonts w:ascii="Times New Roman" w:eastAsia="宋体" w:hAnsi="Times New Roman" w:cs="Times New Roman"/>
          <w:sz w:val="21"/>
          <w:szCs w:val="21"/>
          <w:lang w:val="fr-FR"/>
        </w:rPr>
        <w:t xml:space="preserve"> </w:t>
      </w:r>
    </w:p>
    <w:p w14:paraId="07E888DC"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基督的恩人在面对不幸者时，感不到自身与对方有任何隔阂。他将自己的整个存在移入对方；因此对他而言，给予食物就如饥饿时吃饭一般本能而直接。他也不会对此念念不休，一如我们不会记住每日的饮食。这样的人不会去想</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我是在为上主照料不幸者</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；这种念头对他而言就同</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我是在为上主吃饭</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一般荒谬。人吃饭是身不由己。那些蒙基督称谢的人，其施予就像吃饭。</w:t>
      </w:r>
    </w:p>
    <w:p w14:paraId="7ED7168B"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他们所赠予的远不止食品、衣物或照料。在那一瞬，通过将存在移入受助者，他们赠予了对方那被不幸夺走的实存。不幸在本质上就是对人格的毁灭，它使人陷入匿名。正如基督因爱而倒空祂的神性，不幸者被厄运倒空了他们的人性。他已别无存在，除了这厄运本身。不论在旁人还是自己眼中，他都已完全被自身同不幸的关系所界定。他存在中意求实存的部分不断被抛入虚无，就如溺水者的头颅被一次次按入水中。在不同的情形下，他可以是穷人、难民、黑奴、病人、罪犯，或任何其他类似的东西。既然他不过是不幸众多样本中的一个，他所遭遇的虐待与恩赐都同样指向他的不幸。虐待与善待因而只不过是同一种冒犯的两种形式，在使他保持匿名的方面同等有效。</w:t>
      </w:r>
    </w:p>
    <w:p w14:paraId="1C88BC4C" w14:textId="25EA2B32"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那</w:t>
      </w:r>
      <w:proofErr w:type="gramStart"/>
      <w:r w:rsidRPr="00AE2F29">
        <w:rPr>
          <w:rFonts w:ascii="Times New Roman" w:eastAsia="宋体" w:hAnsi="Times New Roman" w:cs="Times New Roman"/>
          <w:sz w:val="21"/>
          <w:szCs w:val="21"/>
          <w:lang w:val="fr-FR"/>
        </w:rPr>
        <w:t>位看见</w:t>
      </w:r>
      <w:proofErr w:type="gramEnd"/>
      <w:r w:rsidRPr="00AE2F29">
        <w:rPr>
          <w:rFonts w:ascii="Times New Roman" w:eastAsia="宋体" w:hAnsi="Times New Roman" w:cs="Times New Roman"/>
          <w:sz w:val="21"/>
          <w:szCs w:val="21"/>
          <w:lang w:val="fr-FR"/>
        </w:rPr>
        <w:t>不幸者的人</w:t>
      </w:r>
      <w:r w:rsidR="00977AA0">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通过把自身的存在移入对方，至少在一瞬间</w:t>
      </w:r>
      <w:r w:rsidR="00977AA0">
        <w:rPr>
          <w:rFonts w:ascii="Times New Roman" w:eastAsia="宋体" w:hAnsi="Times New Roman" w:cs="Times New Roman" w:hint="eastAsia"/>
          <w:sz w:val="21"/>
          <w:szCs w:val="21"/>
          <w:lang w:val="fr-FR"/>
        </w:rPr>
        <w:t>，</w:t>
      </w:r>
      <w:r w:rsidRPr="00AE2F29">
        <w:rPr>
          <w:rFonts w:ascii="Times New Roman" w:eastAsia="宋体" w:hAnsi="Times New Roman" w:cs="Times New Roman"/>
          <w:sz w:val="21"/>
          <w:szCs w:val="21"/>
          <w:lang w:val="fr-FR"/>
        </w:rPr>
        <w:t>从爱中为不幸者诞下了一个无染不幸的实存。不幸虽是这一超自然运作的契机，但却并非其成因。真正的成因在于人类存在的同一性，</w:t>
      </w:r>
      <w:r w:rsidR="00B6319A">
        <w:rPr>
          <w:rFonts w:ascii="Times New Roman" w:eastAsia="宋体" w:hAnsi="Times New Roman" w:cs="Times New Roman" w:hint="eastAsia"/>
          <w:sz w:val="21"/>
          <w:szCs w:val="21"/>
          <w:lang w:val="fr-FR"/>
        </w:rPr>
        <w:t>这种</w:t>
      </w:r>
      <w:r w:rsidR="00B6319A" w:rsidRPr="00AE2F29">
        <w:rPr>
          <w:rFonts w:ascii="Times New Roman" w:eastAsia="宋体" w:hAnsi="Times New Roman" w:cs="Times New Roman"/>
          <w:sz w:val="21"/>
          <w:szCs w:val="21"/>
          <w:lang w:val="fr-FR"/>
        </w:rPr>
        <w:t>同一性</w:t>
      </w:r>
      <w:r w:rsidR="001E3E5B">
        <w:rPr>
          <w:rFonts w:ascii="Times New Roman" w:eastAsia="宋体" w:hAnsi="Times New Roman" w:cs="Times New Roman" w:hint="eastAsia"/>
          <w:sz w:val="21"/>
          <w:szCs w:val="21"/>
          <w:lang w:val="fr-FR"/>
        </w:rPr>
        <w:t>能使</w:t>
      </w:r>
      <w:r w:rsidR="00B6319A">
        <w:rPr>
          <w:rFonts w:ascii="Times New Roman" w:eastAsia="宋体" w:hAnsi="Times New Roman" w:cs="Times New Roman" w:hint="eastAsia"/>
          <w:sz w:val="21"/>
          <w:szCs w:val="21"/>
          <w:lang w:val="fr-FR"/>
        </w:rPr>
        <w:t>众人</w:t>
      </w:r>
      <w:r w:rsidRPr="00AE2F29">
        <w:rPr>
          <w:rFonts w:ascii="Times New Roman" w:eastAsia="宋体" w:hAnsi="Times New Roman" w:cs="Times New Roman"/>
          <w:sz w:val="21"/>
          <w:szCs w:val="21"/>
          <w:lang w:val="fr-FR"/>
        </w:rPr>
        <w:t>跨越了</w:t>
      </w:r>
      <w:proofErr w:type="gramStart"/>
      <w:r w:rsidRPr="00AE2F29">
        <w:rPr>
          <w:rFonts w:ascii="Times New Roman" w:eastAsia="宋体" w:hAnsi="Times New Roman" w:cs="Times New Roman"/>
          <w:sz w:val="21"/>
          <w:szCs w:val="21"/>
          <w:lang w:val="fr-FR"/>
        </w:rPr>
        <w:t>由命运</w:t>
      </w:r>
      <w:proofErr w:type="gramEnd"/>
      <w:r w:rsidRPr="00AE2F29">
        <w:rPr>
          <w:rFonts w:ascii="Times New Roman" w:eastAsia="宋体" w:hAnsi="Times New Roman" w:cs="Times New Roman"/>
          <w:sz w:val="21"/>
          <w:szCs w:val="21"/>
          <w:lang w:val="fr-FR"/>
        </w:rPr>
        <w:t>的偶然性所加诸的一切表象上的距离。</w:t>
      </w:r>
    </w:p>
    <w:p w14:paraId="44AC755E" w14:textId="130CAE36"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将自身的存在移入不幸的人暂时担起了对方的不幸，并自愿接受那本质上是被强加的，违背意愿的重负。这件事属不可能。唯有基督才能做到这点。唯有基督本人和灵魂被基督充满的人才能做到这点。当他们将自身的存在移入受助的不幸者时，并没有真的将自身的存在</w:t>
      </w:r>
      <w:r w:rsidR="00F26517">
        <w:rPr>
          <w:rFonts w:ascii="Times New Roman" w:eastAsia="宋体" w:hAnsi="Times New Roman" w:cs="Times New Roman" w:hint="eastAsia"/>
          <w:sz w:val="21"/>
          <w:szCs w:val="21"/>
          <w:lang w:val="fr-FR"/>
        </w:rPr>
        <w:t>置入对方</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因为他们已不复存在</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而是将基督本人置入了他们。</w:t>
      </w:r>
    </w:p>
    <w:p w14:paraId="271F751C"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这样的施予是一件圣事、一项超自然运作，</w:t>
      </w:r>
      <w:proofErr w:type="gramStart"/>
      <w:r w:rsidRPr="00AE2F29">
        <w:rPr>
          <w:rFonts w:ascii="Times New Roman" w:eastAsia="宋体" w:hAnsi="Times New Roman" w:cs="Times New Roman"/>
          <w:sz w:val="21"/>
          <w:szCs w:val="21"/>
          <w:lang w:val="fr-FR"/>
        </w:rPr>
        <w:t>藉被基督</w:t>
      </w:r>
      <w:proofErr w:type="gramEnd"/>
      <w:r w:rsidRPr="00AE2F29">
        <w:rPr>
          <w:rFonts w:ascii="Times New Roman" w:eastAsia="宋体" w:hAnsi="Times New Roman" w:cs="Times New Roman"/>
          <w:sz w:val="21"/>
          <w:szCs w:val="21"/>
          <w:lang w:val="fr-FR"/>
        </w:rPr>
        <w:t>寓居的人真正将基督置入不幸者的灵魂。这样施予的面包，若是面包，就相当于一块圣体。这并非某种象征或臆想，而是对基督之言的直译。因为他说：</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你们是做在了我身上。</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因此他就在饥肠辘辘或赤身裸体的不幸者身上。但这种转化并非饥饿或赤裸本身的果效，因为不幸本身并不包含从上而来的恩惠（</w:t>
      </w:r>
      <w:r w:rsidRPr="00AE2F29">
        <w:rPr>
          <w:rFonts w:ascii="Times New Roman" w:eastAsia="宋体" w:hAnsi="Times New Roman" w:cs="Times New Roman"/>
          <w:sz w:val="21"/>
          <w:szCs w:val="21"/>
          <w:lang w:val="fr-FR"/>
        </w:rPr>
        <w:t>don</w:t>
      </w:r>
      <w:r w:rsidRPr="00AE2F29">
        <w:rPr>
          <w:rFonts w:ascii="Times New Roman" w:eastAsia="宋体" w:hAnsi="Times New Roman" w:cs="Times New Roman"/>
          <w:sz w:val="21"/>
          <w:szCs w:val="21"/>
          <w:lang w:val="fr-FR"/>
        </w:rPr>
        <w:t>）。它只能由恩惠本身的运作成就。基督就在以完美纯粹的方式进行施予的人们身上；</w:t>
      </w:r>
      <w:r w:rsidRPr="00AE2F29">
        <w:rPr>
          <w:rFonts w:ascii="Times New Roman" w:eastAsia="宋体" w:hAnsi="Times New Roman" w:cs="Times New Roman"/>
          <w:sz w:val="21"/>
          <w:szCs w:val="21"/>
          <w:lang w:val="fr-FR"/>
        </w:rPr>
        <w:lastRenderedPageBreak/>
        <w:t>因为除基督自己外，谁还能充当基督的恩人呢？此外，不难理解，唯有基督的临在才能为灵魂置入真正的同情。收到这奇迹般的礼物（</w:t>
      </w:r>
      <w:r w:rsidRPr="00AE2F29">
        <w:rPr>
          <w:rFonts w:ascii="Times New Roman" w:eastAsia="宋体" w:hAnsi="Times New Roman" w:cs="Times New Roman"/>
          <w:sz w:val="21"/>
          <w:szCs w:val="21"/>
          <w:lang w:val="fr-FR"/>
        </w:rPr>
        <w:t>don</w:t>
      </w:r>
      <w:r w:rsidRPr="00AE2F29">
        <w:rPr>
          <w:rFonts w:ascii="Times New Roman" w:eastAsia="宋体" w:hAnsi="Times New Roman" w:cs="Times New Roman"/>
          <w:sz w:val="21"/>
          <w:szCs w:val="21"/>
          <w:lang w:val="fr-FR"/>
        </w:rPr>
        <w:t>）的不幸者有权选择接受抑或拒绝。</w:t>
      </w:r>
    </w:p>
    <w:p w14:paraId="7CDC8477" w14:textId="2CB23C60"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一</w:t>
      </w:r>
      <w:r w:rsidR="00DF4110">
        <w:rPr>
          <w:rFonts w:ascii="Times New Roman" w:eastAsia="宋体" w:hAnsi="Times New Roman" w:cs="Times New Roman" w:hint="eastAsia"/>
          <w:sz w:val="21"/>
          <w:szCs w:val="21"/>
          <w:lang w:val="fr-FR"/>
        </w:rPr>
        <w:t>位</w:t>
      </w:r>
      <w:r w:rsidRPr="00AE2F29">
        <w:rPr>
          <w:rFonts w:ascii="Times New Roman" w:eastAsia="宋体" w:hAnsi="Times New Roman" w:cs="Times New Roman"/>
          <w:sz w:val="21"/>
          <w:szCs w:val="21"/>
          <w:lang w:val="fr-FR"/>
        </w:rPr>
        <w:t>不幸者，若其不幸是完全的，便被剥夺了一切属人的关系。对他而言，只有两种可能的人际关系：一种如相邻的两滴水珠的关系般机械，他在其中充当事物；一种是超自然的纯粹之爱。对他而言没有中间地带。他生命中仅仅留有水和圣灵的空间。被同意、接受并热爱的不幸，就是真正的洗礼。</w:t>
      </w:r>
    </w:p>
    <w:p w14:paraId="32D2CC82" w14:textId="06789A64"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唯有基督能够同情，所以祂本人暂居于尘世时无法得到同情。他以肉身来到世上，无法在周围人们的灵魂深处寓居；因而无人能将祂怜悯。他在</w:t>
      </w:r>
      <w:r w:rsidR="008F1DA1">
        <w:rPr>
          <w:rFonts w:ascii="Times New Roman" w:eastAsia="宋体" w:hAnsi="Times New Roman" w:cs="Times New Roman" w:hint="eastAsia"/>
          <w:sz w:val="21"/>
          <w:szCs w:val="21"/>
          <w:lang w:val="fr-FR"/>
        </w:rPr>
        <w:t>苦难</w:t>
      </w:r>
      <w:r w:rsidRPr="00AE2F29">
        <w:rPr>
          <w:rFonts w:ascii="Times New Roman" w:eastAsia="宋体" w:hAnsi="Times New Roman" w:cs="Times New Roman"/>
          <w:sz w:val="21"/>
          <w:szCs w:val="21"/>
          <w:lang w:val="fr-FR"/>
        </w:rPr>
        <w:t>中</w:t>
      </w:r>
      <w:r w:rsidR="008F1DA1">
        <w:rPr>
          <w:rFonts w:ascii="Times New Roman" w:eastAsia="宋体" w:hAnsi="Times New Roman" w:cs="Times New Roman" w:hint="eastAsia"/>
          <w:sz w:val="21"/>
          <w:szCs w:val="21"/>
          <w:lang w:val="fr-FR"/>
        </w:rPr>
        <w:t>呼求</w:t>
      </w:r>
      <w:r w:rsidRPr="00AE2F29">
        <w:rPr>
          <w:rFonts w:ascii="Times New Roman" w:eastAsia="宋体" w:hAnsi="Times New Roman" w:cs="Times New Roman"/>
          <w:sz w:val="21"/>
          <w:szCs w:val="21"/>
          <w:lang w:val="fr-FR"/>
        </w:rPr>
        <w:t>同情，却</w:t>
      </w:r>
      <w:r w:rsidR="006E1945">
        <w:rPr>
          <w:rFonts w:ascii="Times New Roman" w:eastAsia="宋体" w:hAnsi="Times New Roman" w:cs="Times New Roman" w:hint="eastAsia"/>
          <w:sz w:val="21"/>
          <w:szCs w:val="21"/>
          <w:lang w:val="fr-FR"/>
        </w:rPr>
        <w:t>遭至亲的友人们</w:t>
      </w:r>
      <w:r w:rsidRPr="00AE2F29">
        <w:rPr>
          <w:rFonts w:ascii="Times New Roman" w:eastAsia="宋体" w:hAnsi="Times New Roman" w:cs="Times New Roman"/>
          <w:sz w:val="21"/>
          <w:szCs w:val="21"/>
          <w:lang w:val="fr-FR"/>
        </w:rPr>
        <w:t>拒绝。他们任他独自受苦。约翰自己先睡着了。</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彼得虽能在水面行走，却也无法怜悯他身陷不幸的夫子。</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他们躲进梦乡，以便不再看这一切。当仁慈（</w:t>
      </w:r>
      <w:r w:rsidRPr="00AE2F29">
        <w:rPr>
          <w:rFonts w:ascii="Times New Roman" w:eastAsia="宋体" w:hAnsi="Times New Roman" w:cs="Times New Roman"/>
          <w:sz w:val="21"/>
          <w:szCs w:val="21"/>
          <w:lang w:val="fr-FR"/>
        </w:rPr>
        <w:t>Miséricorde</w:t>
      </w:r>
      <w:r w:rsidRPr="00AE2F29">
        <w:rPr>
          <w:rFonts w:ascii="Times New Roman" w:eastAsia="宋体" w:hAnsi="Times New Roman" w:cs="Times New Roman"/>
          <w:sz w:val="21"/>
          <w:szCs w:val="21"/>
          <w:lang w:val="fr-FR"/>
        </w:rPr>
        <w:t>）本身也化作不幸，它又能往何处寻找援手？须得有另一位基督来同情这位不幸的基督。几个世纪后，对基督之不幸的同情成为了圣洁的标志之一。</w:t>
      </w:r>
    </w:p>
    <w:p w14:paraId="5BFC53B1"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施予的超自然运作与圣体圣事不同，不要求完全的认识。因为那些蒙基督称谢的人如此作答：</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主啊，我们何时</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他们并不知晓食物被施与了谁。甚至没有迹象表明他们在通常的意义上认识基督。他们或许认识，或许并不。重点在于他们是公义的。于是基督便在他们里面，以施舍的形式将自己送出。贫苦的人们有福了，因为他们终其一生或许有一两次蒙受此等施舍的可能。</w:t>
      </w:r>
    </w:p>
    <w:p w14:paraId="7A239D8A"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不幸的确位于基督教的核心。那唯一的双重</w:t>
      </w:r>
      <w:proofErr w:type="gramStart"/>
      <w:r w:rsidRPr="00AE2F29">
        <w:rPr>
          <w:rFonts w:ascii="Times New Roman" w:eastAsia="宋体" w:hAnsi="Times New Roman" w:cs="Times New Roman"/>
          <w:sz w:val="21"/>
          <w:szCs w:val="21"/>
          <w:lang w:val="fr-FR"/>
        </w:rPr>
        <w:t>诫</w:t>
      </w:r>
      <w:proofErr w:type="gramEnd"/>
      <w:r w:rsidRPr="00AE2F29">
        <w:rPr>
          <w:rFonts w:ascii="Times New Roman" w:eastAsia="宋体" w:hAnsi="Times New Roman" w:cs="Times New Roman"/>
          <w:sz w:val="21"/>
          <w:szCs w:val="21"/>
          <w:lang w:val="fr-FR"/>
        </w:rPr>
        <w:t>命，</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爱神</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与</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爱你的邻人</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正是藉不幸完成。关于第一条</w:t>
      </w:r>
      <w:proofErr w:type="gramStart"/>
      <w:r w:rsidRPr="00AE2F29">
        <w:rPr>
          <w:rFonts w:ascii="Times New Roman" w:eastAsia="宋体" w:hAnsi="Times New Roman" w:cs="Times New Roman"/>
          <w:sz w:val="21"/>
          <w:szCs w:val="21"/>
          <w:lang w:val="fr-FR"/>
        </w:rPr>
        <w:t>诫</w:t>
      </w:r>
      <w:proofErr w:type="gramEnd"/>
      <w:r w:rsidRPr="00AE2F29">
        <w:rPr>
          <w:rFonts w:ascii="Times New Roman" w:eastAsia="宋体" w:hAnsi="Times New Roman" w:cs="Times New Roman"/>
          <w:sz w:val="21"/>
          <w:szCs w:val="21"/>
          <w:lang w:val="fr-FR"/>
        </w:rPr>
        <w:t>命，基督曾说：</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若</w:t>
      </w:r>
      <w:proofErr w:type="gramStart"/>
      <w:r w:rsidRPr="00AE2F29">
        <w:rPr>
          <w:rFonts w:ascii="Times New Roman" w:eastAsia="宋体" w:hAnsi="Times New Roman" w:cs="Times New Roman"/>
          <w:sz w:val="21"/>
          <w:szCs w:val="21"/>
          <w:lang w:val="fr-FR"/>
        </w:rPr>
        <w:t>不藉着</w:t>
      </w:r>
      <w:proofErr w:type="gramEnd"/>
      <w:r w:rsidRPr="00AE2F29">
        <w:rPr>
          <w:rFonts w:ascii="Times New Roman" w:eastAsia="宋体" w:hAnsi="Times New Roman" w:cs="Times New Roman"/>
          <w:sz w:val="21"/>
          <w:szCs w:val="21"/>
          <w:lang w:val="fr-FR"/>
        </w:rPr>
        <w:t>我，没有人能到父那里去。</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祂还说：</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摩西在旷野里怎样举蛇，人子也必照样被举起来，叫一切信他的，都得永生。</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此处指的是</w:t>
      </w:r>
      <w:proofErr w:type="gramStart"/>
      <w:r w:rsidRPr="00AE2F29">
        <w:rPr>
          <w:rFonts w:ascii="Times New Roman" w:eastAsia="宋体" w:hAnsi="Times New Roman" w:cs="Times New Roman"/>
          <w:sz w:val="21"/>
          <w:szCs w:val="21"/>
          <w:lang w:val="fr-FR"/>
        </w:rPr>
        <w:t>那条铜蛇</w:t>
      </w:r>
      <w:proofErr w:type="gramEnd"/>
      <w:r w:rsidRPr="00AE2F29">
        <w:rPr>
          <w:rFonts w:ascii="Times New Roman" w:eastAsia="宋体" w:hAnsi="Times New Roman" w:cs="Times New Roman"/>
          <w:sz w:val="21"/>
          <w:szCs w:val="21"/>
          <w:lang w:val="fr-FR"/>
        </w:rPr>
        <w:t>，只要注视着它便可免遭毒害。因此，我们只能藉对十字架的注视来爱神。至于邻人，基督曾为我们指明谁是我们受命去爱的邻人：倒在路旁的那具赤身裸体、鲜血淋淋、丧失意识的身躯。我们受命去爱的首先就是不幸：人的不幸，神的不幸。</w:t>
      </w:r>
    </w:p>
    <w:p w14:paraId="435FBB15"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人们常常指责基督教对受苦和疼痛怀有病态的耽溺。这是一种误解。基督教与疼痛或受苦无关，疼痛或受苦不过是一些感觉和灵魂状态，人们总能从中找到某种倒错的快感。基督教是关于别的东西。关于不幸。不幸不是某种灵魂状态。而是来自环境的机械暴力对灵魂施加的碾轧。是一个人在自己眼中从</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人类</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蜕变为</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倒地蠕动的半截虫子</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的过程，就连倒错者</w:t>
      </w:r>
      <w:r w:rsidRPr="00AE2F29">
        <w:rPr>
          <w:rFonts w:ascii="Times New Roman" w:eastAsia="宋体" w:hAnsi="Times New Roman" w:cs="Times New Roman"/>
          <w:sz w:val="21"/>
          <w:szCs w:val="21"/>
          <w:lang w:val="fr-FR"/>
        </w:rPr>
        <w:lastRenderedPageBreak/>
        <w:t>也无法沉溺其中。智者、英雄和圣徒亦然。不幸是那被身不由己地强加给人的东西。它的本质和定义就是恐惧，就是被它抓住的人的整个生命的反抗。它就是人要藉超自然的爱德赞同的东西。</w:t>
      </w:r>
    </w:p>
    <w:p w14:paraId="4A98E986"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我们在此</w:t>
      </w:r>
      <w:proofErr w:type="gramStart"/>
      <w:r w:rsidRPr="00AE2F29">
        <w:rPr>
          <w:rFonts w:ascii="Times New Roman" w:eastAsia="宋体" w:hAnsi="Times New Roman" w:cs="Times New Roman"/>
          <w:sz w:val="21"/>
          <w:szCs w:val="21"/>
          <w:lang w:val="fr-FR"/>
        </w:rPr>
        <w:t>世</w:t>
      </w:r>
      <w:proofErr w:type="gramEnd"/>
      <w:r w:rsidRPr="00AE2F29">
        <w:rPr>
          <w:rFonts w:ascii="Times New Roman" w:eastAsia="宋体" w:hAnsi="Times New Roman" w:cs="Times New Roman"/>
          <w:sz w:val="21"/>
          <w:szCs w:val="21"/>
          <w:lang w:val="fr-FR"/>
        </w:rPr>
        <w:t>的职责就是赞同宇宙的实存。仅有上帝觉得祂的创造是好的尚不足够。祂愿使其造物发觉自身的善好。为此，灵魂才被系于此世中的微小碎片。不幸的功用就是让我们由衷地认可上帝的创造是好的。因为只要环境仍在包裹我们，使我们大体保持完好，或</w:t>
      </w:r>
      <w:proofErr w:type="gramStart"/>
      <w:r w:rsidRPr="00AE2F29">
        <w:rPr>
          <w:rFonts w:ascii="Times New Roman" w:eastAsia="宋体" w:hAnsi="Times New Roman" w:cs="Times New Roman"/>
          <w:sz w:val="21"/>
          <w:szCs w:val="21"/>
          <w:lang w:val="fr-FR"/>
        </w:rPr>
        <w:t>只是半受损害</w:t>
      </w:r>
      <w:proofErr w:type="gramEnd"/>
      <w:r w:rsidRPr="00AE2F29">
        <w:rPr>
          <w:rFonts w:ascii="Times New Roman" w:eastAsia="宋体" w:hAnsi="Times New Roman" w:cs="Times New Roman"/>
          <w:sz w:val="21"/>
          <w:szCs w:val="21"/>
          <w:lang w:val="fr-FR"/>
        </w:rPr>
        <w:t>，我们便多半会继续相信是我们的意志创造了世界，并始终将其主宰。突如其来的不幸令我们猛然惊觉，事实并非如此。若我们此时仍能发出赞美，便是真正在赞美上帝的创造。而这有何困难？我们深知自己的不幸不会减损神的光荣，因而也毫不妨碍我们因其伟大光荣而称颂祂。</w:t>
      </w:r>
    </w:p>
    <w:p w14:paraId="67438BCD"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因此，不幸是上帝希望为我们所爱的至为确凿的标记；也是上帝之温慈（</w:t>
      </w:r>
      <w:r w:rsidRPr="00AE2F29">
        <w:rPr>
          <w:rFonts w:ascii="Times New Roman" w:eastAsia="宋体" w:hAnsi="Times New Roman" w:cs="Times New Roman"/>
          <w:sz w:val="21"/>
          <w:szCs w:val="21"/>
          <w:lang w:val="fr-FR"/>
        </w:rPr>
        <w:t>tendresse</w:t>
      </w:r>
      <w:r w:rsidRPr="00AE2F29">
        <w:rPr>
          <w:rFonts w:ascii="Times New Roman" w:eastAsia="宋体" w:hAnsi="Times New Roman" w:cs="Times New Roman"/>
          <w:sz w:val="21"/>
          <w:szCs w:val="21"/>
          <w:lang w:val="fr-FR"/>
        </w:rPr>
        <w:t>）的至为宝贵的见证。这与父亲式的（</w:t>
      </w:r>
      <w:r w:rsidRPr="00AE2F29">
        <w:rPr>
          <w:rFonts w:ascii="Times New Roman" w:eastAsia="宋体" w:hAnsi="Times New Roman" w:cs="Times New Roman"/>
          <w:sz w:val="21"/>
          <w:szCs w:val="21"/>
          <w:lang w:val="fr-FR"/>
        </w:rPr>
        <w:t>paternel</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惩罚截然不同。将它比作年轻恋人间为了试探彼此爱情的深度而做出的温柔争吵更为恰当。我们没有勇气直视不幸的面容；否则，一段时间过后，我们便会认出那正是爱的面容；正如抹大拉的玛丽亚发现起初被她认作园丁的那位另有身份。</w:t>
      </w:r>
      <w:r w:rsidRPr="00AE2F29">
        <w:rPr>
          <w:rFonts w:ascii="Times New Roman" w:eastAsia="宋体" w:hAnsi="Times New Roman" w:cs="Times New Roman"/>
          <w:sz w:val="21"/>
          <w:szCs w:val="21"/>
          <w:lang w:val="fr-FR"/>
        </w:rPr>
        <w:t xml:space="preserve"> </w:t>
      </w:r>
    </w:p>
    <w:p w14:paraId="25571450"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那些清楚不幸在其信仰中的核心地位的基督徒应可想见，不幸在某种意义上即是创造的本质。作为受造物的存在虽不必然（</w:t>
      </w:r>
      <w:r w:rsidRPr="00AE2F29">
        <w:rPr>
          <w:rFonts w:ascii="Times New Roman" w:eastAsia="宋体" w:hAnsi="Times New Roman" w:cs="Times New Roman"/>
          <w:sz w:val="21"/>
          <w:szCs w:val="21"/>
          <w:lang w:val="fr-FR"/>
        </w:rPr>
        <w:t>nécessairement</w:t>
      </w:r>
      <w:r w:rsidRPr="00AE2F29">
        <w:rPr>
          <w:rFonts w:ascii="Times New Roman" w:eastAsia="宋体" w:hAnsi="Times New Roman" w:cs="Times New Roman"/>
          <w:sz w:val="21"/>
          <w:szCs w:val="21"/>
          <w:lang w:val="fr-FR"/>
        </w:rPr>
        <w:t>）招致不幸，但</w:t>
      </w:r>
      <w:proofErr w:type="gramStart"/>
      <w:r w:rsidRPr="00AE2F29">
        <w:rPr>
          <w:rFonts w:ascii="Times New Roman" w:eastAsia="宋体" w:hAnsi="Times New Roman" w:cs="Times New Roman"/>
          <w:sz w:val="21"/>
          <w:szCs w:val="21"/>
          <w:lang w:val="fr-FR"/>
        </w:rPr>
        <w:t>却必然</w:t>
      </w:r>
      <w:proofErr w:type="gramEnd"/>
      <w:r w:rsidRPr="00AE2F29">
        <w:rPr>
          <w:rFonts w:ascii="Times New Roman" w:eastAsia="宋体" w:hAnsi="Times New Roman" w:cs="Times New Roman"/>
          <w:sz w:val="21"/>
          <w:szCs w:val="21"/>
          <w:lang w:val="fr-FR"/>
        </w:rPr>
        <w:t>暴露于不幸的可能之中。唯有非受造者不遭灭亡。与其质问上帝为何容许不幸，不如质问上帝为何创世。是的，我们可以自问</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上帝为何创世</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似乎显然易见，上帝大过上帝与造物的总和。至少祂在被我们设想为</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存在</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时如此。但我们不应如此设想。一旦我们将上帝设想为爱，便能感受到这奇迹般的爱，它使父子在独一真神的永恒同一中合一（</w:t>
      </w:r>
      <w:r w:rsidRPr="00AE2F29">
        <w:rPr>
          <w:rFonts w:ascii="Times New Roman" w:eastAsia="宋体" w:hAnsi="Times New Roman" w:cs="Times New Roman"/>
          <w:sz w:val="21"/>
          <w:szCs w:val="21"/>
          <w:lang w:val="fr-FR"/>
        </w:rPr>
        <w:t>qui unit le Fils et le Père à la fois dans l'unité éternelle du Dieu unique</w:t>
      </w:r>
      <w:r w:rsidRPr="00AE2F29">
        <w:rPr>
          <w:rFonts w:ascii="Times New Roman" w:eastAsia="宋体" w:hAnsi="Times New Roman" w:cs="Times New Roman"/>
          <w:sz w:val="21"/>
          <w:szCs w:val="21"/>
          <w:lang w:val="fr-FR"/>
        </w:rPr>
        <w:t>），逾越了时间、空间，乃至十字架的隔阂。</w:t>
      </w:r>
    </w:p>
    <w:p w14:paraId="18B2F690"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上帝是爱，自然是必然性，但这必然性因顺从而成为爱的镜子。同样地，上帝是喜乐，创造是不幸，但这不幸闪耀着喜乐的光芒。我们之处境的真相（</w:t>
      </w:r>
      <w:r w:rsidRPr="00AE2F29">
        <w:rPr>
          <w:rFonts w:ascii="Times New Roman" w:eastAsia="宋体" w:hAnsi="Times New Roman" w:cs="Times New Roman"/>
          <w:sz w:val="21"/>
          <w:szCs w:val="21"/>
          <w:lang w:val="fr-FR"/>
        </w:rPr>
        <w:t>vérité</w:t>
      </w:r>
      <w:r w:rsidRPr="00AE2F29">
        <w:rPr>
          <w:rFonts w:ascii="Times New Roman" w:eastAsia="宋体" w:hAnsi="Times New Roman" w:cs="Times New Roman"/>
          <w:sz w:val="21"/>
          <w:szCs w:val="21"/>
          <w:lang w:val="fr-FR"/>
        </w:rPr>
        <w:t>）就掩藏在这不幸中。唯有宁愿注视真相以至于死，也不愿在幻象中长久而幸福地过活的人，才可得见上帝的真容。你必须自愿走入现实（</w:t>
      </w:r>
      <w:r w:rsidRPr="00AE2F29">
        <w:rPr>
          <w:rFonts w:ascii="Times New Roman" w:eastAsia="宋体" w:hAnsi="Times New Roman" w:cs="Times New Roman"/>
          <w:sz w:val="21"/>
          <w:szCs w:val="21"/>
          <w:lang w:val="fr-FR"/>
        </w:rPr>
        <w:t>réalité</w:t>
      </w:r>
      <w:r w:rsidRPr="00AE2F29">
        <w:rPr>
          <w:rFonts w:ascii="Times New Roman" w:eastAsia="宋体" w:hAnsi="Times New Roman" w:cs="Times New Roman"/>
          <w:sz w:val="21"/>
          <w:szCs w:val="21"/>
          <w:lang w:val="fr-FR"/>
        </w:rPr>
        <w:t>）；而后，当你以为要目睹一具尸体时，却会遇见一位天使告诉你：</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祂已复活</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 xml:space="preserve"> </w:t>
      </w:r>
    </w:p>
    <w:p w14:paraId="24A9C051"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lastRenderedPageBreak/>
        <w:t>唯一足以照亮苦难的光源正是基督的十字架。不论在哪一时代、哪片土地，凡有不幸的地方，就有基督之十架的真理。每一个人，不论他信仰什么，只要他热爱真理到不为躲避不幸的面容而奔向谎言的深渊的地步，他便与基督的十字架有份。倘若上帝曾容许某片土地、某一时代的人们失却基督，我们当从一个特定的迹象中看到这点：他们中间不存在不幸。我们从未在历史中见到这种情形。哪里有不幸，哪里就有十字架，它虽隐蔽，但却始终</w:t>
      </w:r>
      <w:proofErr w:type="gramStart"/>
      <w:r w:rsidRPr="00AE2F29">
        <w:rPr>
          <w:rFonts w:ascii="Times New Roman" w:eastAsia="宋体" w:hAnsi="Times New Roman" w:cs="Times New Roman"/>
          <w:sz w:val="21"/>
          <w:szCs w:val="21"/>
          <w:lang w:val="fr-FR"/>
        </w:rPr>
        <w:t>临在于</w:t>
      </w:r>
      <w:proofErr w:type="gramEnd"/>
      <w:r w:rsidRPr="00AE2F29">
        <w:rPr>
          <w:rFonts w:ascii="Times New Roman" w:eastAsia="宋体" w:hAnsi="Times New Roman" w:cs="Times New Roman"/>
          <w:sz w:val="21"/>
          <w:szCs w:val="21"/>
          <w:lang w:val="fr-FR"/>
        </w:rPr>
        <w:t>每个选择真理胜于谎言，选择爱胜于恨的人。无十字架的不幸将是地狱，而并未将地狱设在地上。</w:t>
      </w:r>
    </w:p>
    <w:p w14:paraId="1F439A47" w14:textId="5EC90B88"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反过来说，许多基督徒，若他们无力从每一份不幸中认出</w:t>
      </w:r>
      <w:proofErr w:type="gramStart"/>
      <w:r w:rsidRPr="00AE2F29">
        <w:rPr>
          <w:rFonts w:ascii="Times New Roman" w:eastAsia="宋体" w:hAnsi="Times New Roman" w:cs="Times New Roman"/>
          <w:sz w:val="21"/>
          <w:szCs w:val="21"/>
          <w:lang w:val="fr-FR"/>
        </w:rPr>
        <w:t>并敬拜那</w:t>
      </w:r>
      <w:proofErr w:type="gramEnd"/>
      <w:r w:rsidRPr="00AE2F29">
        <w:rPr>
          <w:rFonts w:ascii="Times New Roman" w:eastAsia="宋体" w:hAnsi="Times New Roman" w:cs="Times New Roman"/>
          <w:sz w:val="21"/>
          <w:szCs w:val="21"/>
          <w:lang w:val="fr-FR"/>
        </w:rPr>
        <w:t>有福的十字架上的基督，便都与基督无份。最能体现信仰之脆弱的，莫过于即使在基督徒当中，一旦谈及不幸，人们也总是轻易地绕开话题。人们能够谈论的原罪、上帝的旨意、神意和</w:t>
      </w:r>
      <w:proofErr w:type="gramStart"/>
      <w:r w:rsidRPr="00AE2F29">
        <w:rPr>
          <w:rFonts w:ascii="Times New Roman" w:eastAsia="宋体" w:hAnsi="Times New Roman" w:cs="Times New Roman"/>
          <w:sz w:val="21"/>
          <w:szCs w:val="21"/>
          <w:lang w:val="fr-FR"/>
        </w:rPr>
        <w:t>神的</w:t>
      </w:r>
      <w:proofErr w:type="gramEnd"/>
      <w:r w:rsidRPr="00AE2F29">
        <w:rPr>
          <w:rFonts w:ascii="Times New Roman" w:eastAsia="宋体" w:hAnsi="Times New Roman" w:cs="Times New Roman"/>
          <w:sz w:val="21"/>
          <w:szCs w:val="21"/>
          <w:lang w:val="fr-FR"/>
        </w:rPr>
        <w:t>隐秘计划（人们竟以为自己能将其揣度）、在此世或彼岸的未来等待着我们的种种补偿，这一切，要么掩盖了苦难的现实，要么毫无功用。唯有一件事能使人赞同真正的不幸：对基督十字架的默观。别无他法。这</w:t>
      </w:r>
      <w:r w:rsidR="00CA2007" w:rsidRPr="00AE2F29">
        <w:rPr>
          <w:rFonts w:ascii="Times New Roman" w:eastAsia="宋体" w:hAnsi="Times New Roman" w:cs="Times New Roman"/>
          <w:sz w:val="21"/>
          <w:szCs w:val="21"/>
          <w:lang w:val="fr-FR"/>
        </w:rPr>
        <w:t>就</w:t>
      </w:r>
      <w:r w:rsidRPr="00AE2F29">
        <w:rPr>
          <w:rFonts w:ascii="Times New Roman" w:eastAsia="宋体" w:hAnsi="Times New Roman" w:cs="Times New Roman"/>
          <w:sz w:val="21"/>
          <w:szCs w:val="21"/>
          <w:lang w:val="fr-FR"/>
        </w:rPr>
        <w:t>够</w:t>
      </w:r>
      <w:r w:rsidR="00CA2007" w:rsidRPr="00AE2F29">
        <w:rPr>
          <w:rFonts w:ascii="Times New Roman" w:eastAsia="宋体" w:hAnsi="Times New Roman" w:cs="Times New Roman"/>
          <w:sz w:val="21"/>
          <w:szCs w:val="21"/>
          <w:lang w:val="fr-FR"/>
        </w:rPr>
        <w:t>了</w:t>
      </w:r>
      <w:r w:rsidRPr="00AE2F29">
        <w:rPr>
          <w:rFonts w:ascii="Times New Roman" w:eastAsia="宋体" w:hAnsi="Times New Roman" w:cs="Times New Roman"/>
          <w:sz w:val="21"/>
          <w:szCs w:val="21"/>
          <w:lang w:val="fr-FR"/>
        </w:rPr>
        <w:t>。</w:t>
      </w:r>
    </w:p>
    <w:p w14:paraId="7F8247C4"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一位母亲、妻子或是即将出嫁的女子，若是明知自己所爱的人身处困境却无法相助，无法陪伴左右，便会为了减少同他的分离，为了减轻那种无能为力的同情所带来的千钧重负，而想要承受至少与他同等的痛苦。凡热爱基督，并默想十字架上的基督的人，也当在不幸临到自身时感受到类似的慰藉。</w:t>
      </w:r>
    </w:p>
    <w:p w14:paraId="44083053"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由于不幸同十字架的本质性联系，除非某个国度已成功消除了不幸（这是种荒谬的假设），否则，它无权同宗教分离。当这一国度本身就在制造不幸时，它就更加无权如此。一切同上帝切断联系的刑事审判，都带有地狱的纯正色彩。这不在于错误的判罚或过度的严厉，而只在于这种审判本身。它被自身所接触的污秽玷污，却不具备自我净化的能力，于是它变得污秽不堪，哪怕是最坏的罪犯也会因它而再遭降格（</w:t>
      </w:r>
      <w:r w:rsidRPr="00AE2F29">
        <w:rPr>
          <w:rFonts w:ascii="Times New Roman" w:eastAsia="宋体" w:hAnsi="Times New Roman" w:cs="Times New Roman"/>
          <w:sz w:val="21"/>
          <w:szCs w:val="21"/>
          <w:lang w:val="fr-FR"/>
        </w:rPr>
        <w:t>dégradés</w:t>
      </w:r>
      <w:r w:rsidRPr="00AE2F29">
        <w:rPr>
          <w:rFonts w:ascii="Times New Roman" w:eastAsia="宋体" w:hAnsi="Times New Roman" w:cs="Times New Roman"/>
          <w:sz w:val="21"/>
          <w:szCs w:val="21"/>
          <w:lang w:val="fr-FR"/>
        </w:rPr>
        <w:t>）。任何内心尚存一丝正直和健康的人，都会畏惧同它的接触；而那些已经腐化的人，则会从它所施加的酷刑中找到某种更为可怖的安宁（</w:t>
      </w:r>
      <w:r w:rsidRPr="00AE2F29">
        <w:rPr>
          <w:rFonts w:ascii="Times New Roman" w:eastAsia="宋体" w:hAnsi="Times New Roman" w:cs="Times New Roman"/>
          <w:sz w:val="21"/>
          <w:szCs w:val="21"/>
          <w:lang w:val="fr-FR"/>
        </w:rPr>
        <w:t>quiétude</w:t>
      </w:r>
      <w:r w:rsidRPr="00AE2F29">
        <w:rPr>
          <w:rFonts w:ascii="Times New Roman" w:eastAsia="宋体" w:hAnsi="Times New Roman" w:cs="Times New Roman"/>
          <w:sz w:val="21"/>
          <w:szCs w:val="21"/>
          <w:lang w:val="fr-FR"/>
        </w:rPr>
        <w:t>）。除了基督，这曾</w:t>
      </w:r>
      <w:proofErr w:type="gramStart"/>
      <w:r w:rsidRPr="00AE2F29">
        <w:rPr>
          <w:rFonts w:ascii="Times New Roman" w:eastAsia="宋体" w:hAnsi="Times New Roman" w:cs="Times New Roman"/>
          <w:sz w:val="21"/>
          <w:szCs w:val="21"/>
          <w:lang w:val="fr-FR"/>
        </w:rPr>
        <w:t>遭凡律</w:t>
      </w:r>
      <w:proofErr w:type="gramEnd"/>
      <w:r w:rsidRPr="00AE2F29">
        <w:rPr>
          <w:rFonts w:ascii="Times New Roman" w:eastAsia="宋体" w:hAnsi="Times New Roman" w:cs="Times New Roman"/>
          <w:sz w:val="21"/>
          <w:szCs w:val="21"/>
          <w:lang w:val="fr-FR"/>
        </w:rPr>
        <w:t>定罪的人，再没有谁足以将纯洁带入罪行与惩罚之中。</w:t>
      </w:r>
    </w:p>
    <w:p w14:paraId="0932BF64"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然而，既然国家真正需要的只是十字架，而非繁复的教义，将十字架同教义如此紧密地捆绑在一起便会是灾难性的。这种捆绑使基督远离了他那些作为罪犯的弟兄。</w:t>
      </w:r>
    </w:p>
    <w:p w14:paraId="7AE50DA1"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lastRenderedPageBreak/>
        <w:t>必然性的概念作为艺术、科学以及全部形式的劳动的共同材料，是基督教进入世俗生活并渗透其每一角落的门户。因为十字架就是必然性，它触及我们存在的最低与最高处：</w:t>
      </w:r>
      <w:proofErr w:type="gramStart"/>
      <w:r w:rsidRPr="00AE2F29">
        <w:rPr>
          <w:rFonts w:ascii="Times New Roman" w:eastAsia="宋体" w:hAnsi="Times New Roman" w:cs="Times New Roman"/>
          <w:sz w:val="21"/>
          <w:szCs w:val="21"/>
          <w:lang w:val="fr-FR"/>
        </w:rPr>
        <w:t>藉身体</w:t>
      </w:r>
      <w:proofErr w:type="gramEnd"/>
      <w:r w:rsidRPr="00AE2F29">
        <w:rPr>
          <w:rFonts w:ascii="Times New Roman" w:eastAsia="宋体" w:hAnsi="Times New Roman" w:cs="Times New Roman"/>
          <w:sz w:val="21"/>
          <w:szCs w:val="21"/>
          <w:lang w:val="fr-FR"/>
        </w:rPr>
        <w:t>痛苦触及肉体感官，藉上帝的临在触及超自然之爱。紧接着，我们存在的中间部分也都被卷入这种接触。</w:t>
      </w:r>
    </w:p>
    <w:p w14:paraId="4048E36E"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在任何领域都没有，也不可能有任何属人的活动不以基督的十字架作为其至</w:t>
      </w:r>
      <w:proofErr w:type="gramStart"/>
      <w:r w:rsidRPr="00AE2F29">
        <w:rPr>
          <w:rFonts w:ascii="Times New Roman" w:eastAsia="宋体" w:hAnsi="Times New Roman" w:cs="Times New Roman"/>
          <w:sz w:val="21"/>
          <w:szCs w:val="21"/>
          <w:lang w:val="fr-FR"/>
        </w:rPr>
        <w:t>高秘义</w:t>
      </w:r>
      <w:proofErr w:type="gramEnd"/>
      <w:r w:rsidRPr="00AE2F29">
        <w:rPr>
          <w:rFonts w:ascii="Times New Roman" w:eastAsia="宋体" w:hAnsi="Times New Roman" w:cs="Times New Roman"/>
          <w:sz w:val="21"/>
          <w:szCs w:val="21"/>
          <w:lang w:val="fr-FR"/>
        </w:rPr>
        <w:t>。凡脱离基督的十字架的，都注定枯萎腐烂，有如从藤上被剪下的枝条。</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我们今天正目睹这件事的发生，却依旧茫然不解，困惑于自己错在何处。基督徒比其他人更加困惑，因为他们虽然知晓人类早在基督以前便开始活动，却无法明白，正是对基督的信仰为这一切注入了汁液（</w:t>
      </w:r>
      <w:r w:rsidRPr="00AE2F29">
        <w:rPr>
          <w:rFonts w:ascii="Times New Roman" w:eastAsia="宋体" w:hAnsi="Times New Roman" w:cs="Times New Roman"/>
          <w:sz w:val="21"/>
          <w:szCs w:val="21"/>
          <w:lang w:val="fr-FR"/>
        </w:rPr>
        <w:t>sève</w:t>
      </w:r>
      <w:r w:rsidRPr="00AE2F29">
        <w:rPr>
          <w:rFonts w:ascii="Times New Roman" w:eastAsia="宋体" w:hAnsi="Times New Roman" w:cs="Times New Roman"/>
          <w:sz w:val="21"/>
          <w:szCs w:val="21"/>
          <w:lang w:val="fr-FR"/>
        </w:rPr>
        <w:t>）。</w:t>
      </w:r>
    </w:p>
    <w:p w14:paraId="4749DC3C"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即使被遮以重重帷幕，基督信仰仍然能透出光亮，在每一个不憎恶光明的时代与土地中开花结果。明白了这一点，先前的种种困难便都不再构成阻碍。</w:t>
      </w:r>
    </w:p>
    <w:p w14:paraId="7792CB80"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自历史的黎明以来，除罗马帝国的某一时期外，基督从未如今日这般缺席。如今被大多基督徒视作自然的宗教与社会生活的分离，在古人那里被视作畸形。</w:t>
      </w:r>
    </w:p>
    <w:p w14:paraId="5595E84E"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必须让基督教的汁液流入社会生活的全部层面；但首先，它必须单单流入一人。天父是坐在奥秘中，而没有什么奥秘比不幸更为坚固。</w:t>
      </w:r>
      <w:r w:rsidRPr="00AE2F29">
        <w:rPr>
          <w:rFonts w:ascii="Times New Roman" w:eastAsia="宋体" w:hAnsi="Times New Roman" w:cs="Times New Roman"/>
          <w:sz w:val="21"/>
          <w:szCs w:val="21"/>
          <w:lang w:val="fr-FR"/>
        </w:rPr>
        <w:t xml:space="preserve"> </w:t>
      </w:r>
    </w:p>
    <w:p w14:paraId="72FDED72"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有一个问题，它不具意义，因而也无法得到答案，我们平时不会将它提起，只有当不幸到来时，灵魂才会难以抑制地在呻吟中将它喊出，絮絮不休。这问题是</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为什么？</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为什么事情会变成这样？</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不幸者天真地向他人、万物和上帝</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即使他并不信神</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求问，向一切求问。</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为什么偏偏是我受饿？为什么是我被残酷地压榨，耗尽气力？为什么是我被处以极刑？为什么是我患病，入狱？</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即便有人向他解释这些境况的成因</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尽管由于此类机制的复杂性，这种解释往往难以完成</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这也对他依旧算不上回答。因为他口中的</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为什么</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并不是在求问因果，而是在求问目的：</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这一切是为了什么？</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而显然，没人能为他指出目的。除非去捏造一个虚构的目的，但这种捏造绝非善事。</w:t>
      </w:r>
    </w:p>
    <w:p w14:paraId="128B2AF3"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奇怪的是，他人的不幸</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除了某些情况下，至亲之人的不幸</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不会引出这一问题。人们顶多只是心不在焉地问上一句。但当一个人自己落入不幸，这问题便会在他体内扎根，使他无法抑制地呐喊：</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为什么？为什么？为什么？</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就连基督本人也曾如此发问：</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你为什么离弃我？</w:t>
      </w:r>
      <w:r w:rsidRPr="00AE2F29">
        <w:rPr>
          <w:rFonts w:ascii="Times New Roman" w:eastAsia="宋体" w:hAnsi="Times New Roman" w:cs="Times New Roman"/>
          <w:sz w:val="21"/>
          <w:szCs w:val="21"/>
          <w:lang w:val="fr-FR"/>
        </w:rPr>
        <w:t xml:space="preserve">” </w:t>
      </w:r>
    </w:p>
    <w:p w14:paraId="7FFB5B8E"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lastRenderedPageBreak/>
        <w:t>不幸所激起的</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为什么</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没有任何答案，因为我们生活在必然性，</w:t>
      </w:r>
      <w:proofErr w:type="gramStart"/>
      <w:r w:rsidRPr="00AE2F29">
        <w:rPr>
          <w:rFonts w:ascii="Times New Roman" w:eastAsia="宋体" w:hAnsi="Times New Roman" w:cs="Times New Roman"/>
          <w:sz w:val="21"/>
          <w:szCs w:val="21"/>
          <w:lang w:val="fr-FR"/>
        </w:rPr>
        <w:t>而非合目的性</w:t>
      </w:r>
      <w:proofErr w:type="gramEnd"/>
      <w:r w:rsidRPr="00AE2F29">
        <w:rPr>
          <w:rFonts w:ascii="Times New Roman" w:eastAsia="宋体" w:hAnsi="Times New Roman" w:cs="Times New Roman"/>
          <w:sz w:val="21"/>
          <w:szCs w:val="21"/>
          <w:lang w:val="fr-FR"/>
        </w:rPr>
        <w:t>当中。倘若此世有合目的性，善就不会位于另一个世界了。每当我们向此世求问合目的性，都会遭到它的拒绝。然而只有首先发问，才知道它是否拒绝。</w:t>
      </w:r>
    </w:p>
    <w:p w14:paraId="68F44806"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唯有不幸迫使我们不懈求问，而美也同样如此，因为美将善活生生地呈现给我们的感性，使我们不由去寻觅目的而毫无结果。美还迫使我们继续追问：</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为什么？为什么这是美的？</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但在这种情况下，鲜有人在内心连续数个小时不断重复</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为什么</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。不幸所激起的</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为什么</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却能持续数个小时、数日甚至数年；直至精疲力竭才肯罢休。</w:t>
      </w:r>
    </w:p>
    <w:p w14:paraId="7E7C0EAE"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那些除呼喊外还懂得倾听的人将听到一个回答。这回答即是沉默，上帝的永恒沉默，它曾被维尼（</w:t>
      </w:r>
      <w:r w:rsidRPr="00AE2F29">
        <w:rPr>
          <w:rFonts w:ascii="Times New Roman" w:eastAsia="宋体" w:hAnsi="Times New Roman" w:cs="Times New Roman"/>
          <w:sz w:val="21"/>
          <w:szCs w:val="21"/>
          <w:lang w:val="fr-FR"/>
        </w:rPr>
        <w:t>Vigny</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尖锐地抨击；但维尼无权描写义人如何回应这种沉默，因为他并非义人。义人只是爱着（</w:t>
      </w:r>
      <w:r w:rsidRPr="00AE2F29">
        <w:rPr>
          <w:rFonts w:ascii="Times New Roman" w:eastAsia="宋体" w:hAnsi="Times New Roman" w:cs="Times New Roman"/>
          <w:sz w:val="21"/>
          <w:szCs w:val="21"/>
          <w:lang w:val="fr-FR"/>
        </w:rPr>
        <w:t>Le juste aime</w:t>
      </w:r>
      <w:r w:rsidRPr="00AE2F29">
        <w:rPr>
          <w:rFonts w:ascii="Times New Roman" w:eastAsia="宋体" w:hAnsi="Times New Roman" w:cs="Times New Roman"/>
          <w:sz w:val="21"/>
          <w:szCs w:val="21"/>
          <w:lang w:val="fr-FR"/>
        </w:rPr>
        <w:t>）。那些除倾听外还懂得去爱的人会将这</w:t>
      </w:r>
      <w:proofErr w:type="gramStart"/>
      <w:r w:rsidRPr="00AE2F29">
        <w:rPr>
          <w:rFonts w:ascii="Times New Roman" w:eastAsia="宋体" w:hAnsi="Times New Roman" w:cs="Times New Roman"/>
          <w:sz w:val="21"/>
          <w:szCs w:val="21"/>
          <w:lang w:val="fr-FR"/>
        </w:rPr>
        <w:t>沉默听作上帝</w:t>
      </w:r>
      <w:proofErr w:type="gramEnd"/>
      <w:r w:rsidRPr="00AE2F29">
        <w:rPr>
          <w:rFonts w:ascii="Times New Roman" w:eastAsia="宋体" w:hAnsi="Times New Roman" w:cs="Times New Roman"/>
          <w:sz w:val="21"/>
          <w:szCs w:val="21"/>
          <w:lang w:val="fr-FR"/>
        </w:rPr>
        <w:t>的言语。</w:t>
      </w:r>
    </w:p>
    <w:p w14:paraId="784C16C1"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造物</w:t>
      </w:r>
      <w:proofErr w:type="gramStart"/>
      <w:r w:rsidRPr="00AE2F29">
        <w:rPr>
          <w:rFonts w:ascii="Times New Roman" w:eastAsia="宋体" w:hAnsi="Times New Roman" w:cs="Times New Roman"/>
          <w:sz w:val="21"/>
          <w:szCs w:val="21"/>
          <w:lang w:val="fr-FR"/>
        </w:rPr>
        <w:t>藉声音</w:t>
      </w:r>
      <w:proofErr w:type="gramEnd"/>
      <w:r w:rsidRPr="00AE2F29">
        <w:rPr>
          <w:rFonts w:ascii="Times New Roman" w:eastAsia="宋体" w:hAnsi="Times New Roman" w:cs="Times New Roman"/>
          <w:sz w:val="21"/>
          <w:szCs w:val="21"/>
          <w:lang w:val="fr-FR"/>
        </w:rPr>
        <w:t>说话。上帝的言说却属沉默。唯有沉默才是上帝的爱的密语。基督即是上帝的沉默。</w:t>
      </w:r>
    </w:p>
    <w:p w14:paraId="1A11D989"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没有任何</w:t>
      </w:r>
      <w:proofErr w:type="gramStart"/>
      <w:r w:rsidRPr="00AE2F29">
        <w:rPr>
          <w:rFonts w:ascii="Times New Roman" w:eastAsia="宋体" w:hAnsi="Times New Roman" w:cs="Times New Roman"/>
          <w:sz w:val="21"/>
          <w:szCs w:val="21"/>
          <w:lang w:val="fr-FR"/>
        </w:rPr>
        <w:t>树能够</w:t>
      </w:r>
      <w:proofErr w:type="gramEnd"/>
      <w:r w:rsidRPr="00AE2F29">
        <w:rPr>
          <w:rFonts w:ascii="Times New Roman" w:eastAsia="宋体" w:hAnsi="Times New Roman" w:cs="Times New Roman"/>
          <w:sz w:val="21"/>
          <w:szCs w:val="21"/>
          <w:lang w:val="fr-FR"/>
        </w:rPr>
        <w:t>同十字架媲美，也没有任何和谐能美过上帝的沉默。毕达哥拉斯学派曾在那永恒笼罩星辰的无垠沉默中领悟到这种调和。尘世间的必然性即是上帝之沉默的颤音。</w:t>
      </w:r>
    </w:p>
    <w:p w14:paraId="39D31424"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我们的灵魂总是充斥着噪音，但其中也有我们从未将其聆听的一点始终保持着沉默。当上帝的沉默进入并穿透我们的灵魂，并与我们心中隐秘的沉默相融，我们的财宝与心灵便从此移入了上帝；</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而后，空间对我们开启，如一枚裂成两半的果实，我们从空间之外的一点观看宇宙。</w:t>
      </w:r>
    </w:p>
    <w:p w14:paraId="71B88BD5" w14:textId="77777777"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这种转化只有两条可能的路径，此外皆为死路。只有两把刀刃足以刺穿我们的灵魂：不幸和美。</w:t>
      </w:r>
    </w:p>
    <w:p w14:paraId="4FD953A7" w14:textId="73752F0A"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每当想到那些不幸者身上堆积着多少不幸，却又无法善用它们，我们便不禁流下血泪；但若冷静思量，这又何尝要比虚掷世界之美更加令人叹惋。星辰的光辉，海浪的涛声，黎明前的寂静，它们多少次徒然地向人类的注意力招手？对世界之美视而不见，这忘恩之</w:t>
      </w:r>
      <w:proofErr w:type="gramStart"/>
      <w:r w:rsidRPr="00AE2F29">
        <w:rPr>
          <w:rFonts w:ascii="Times New Roman" w:eastAsia="宋体" w:hAnsi="Times New Roman" w:cs="Times New Roman"/>
          <w:sz w:val="21"/>
          <w:szCs w:val="21"/>
          <w:lang w:val="fr-FR"/>
        </w:rPr>
        <w:t>罪如此</w:t>
      </w:r>
      <w:proofErr w:type="gramEnd"/>
      <w:r w:rsidRPr="00AE2F29">
        <w:rPr>
          <w:rFonts w:ascii="Times New Roman" w:eastAsia="宋体" w:hAnsi="Times New Roman" w:cs="Times New Roman"/>
          <w:sz w:val="21"/>
          <w:szCs w:val="21"/>
          <w:lang w:val="fr-FR"/>
        </w:rPr>
        <w:t>深重，当受不幸之罚。诚然，人们并非总是因此受罚；但即便如此，他们也会被判以人生的凡庸，而凡庸的人生又何尝强过不幸？此外，即便遭遇了巨大的厄运，这类人生活也大抵仍属平庸。基于我们所能对感性做出的推测，似乎一个人心中的恶反而会成为他保护自己的壁垒，为他抵御以痛苦形式向他袭来的外部的恶。应当希望上帝已仁慈地将恶盗所受的毫无意</w:t>
      </w:r>
      <w:r w:rsidRPr="00AE2F29">
        <w:rPr>
          <w:rFonts w:ascii="Times New Roman" w:eastAsia="宋体" w:hAnsi="Times New Roman" w:cs="Times New Roman"/>
          <w:sz w:val="21"/>
          <w:szCs w:val="21"/>
          <w:lang w:val="fr-FR"/>
        </w:rPr>
        <w:lastRenderedPageBreak/>
        <w:t>义的痛苦减至最小。事实的确如此，但这也构成了不幸的巨大诱惑，因为如此一来，不幸者始终有机会通过向下堕落来减轻自己的痛苦。</w:t>
      </w:r>
    </w:p>
    <w:p w14:paraId="5F6B0F73" w14:textId="7446B846" w:rsidR="00E844DB" w:rsidRPr="00AE2F29" w:rsidRDefault="00E844DB" w:rsidP="00E844DB">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唯有曾体会过纯粹的喜乐（哪怕</w:t>
      </w:r>
      <w:r w:rsidR="005708B5" w:rsidRPr="00AE2F29">
        <w:rPr>
          <w:rFonts w:ascii="Times New Roman" w:eastAsia="宋体" w:hAnsi="Times New Roman" w:cs="Times New Roman"/>
          <w:sz w:val="21"/>
          <w:szCs w:val="21"/>
          <w:lang w:val="fr-FR"/>
        </w:rPr>
        <w:t>仅有</w:t>
      </w:r>
      <w:r w:rsidRPr="00AE2F29">
        <w:rPr>
          <w:rFonts w:ascii="Times New Roman" w:eastAsia="宋体" w:hAnsi="Times New Roman" w:cs="Times New Roman"/>
          <w:sz w:val="21"/>
          <w:szCs w:val="21"/>
          <w:lang w:val="fr-FR"/>
        </w:rPr>
        <w:t>一瞬），进而</w:t>
      </w:r>
      <w:r w:rsidR="008D4322" w:rsidRPr="00AE2F29">
        <w:rPr>
          <w:rFonts w:ascii="Times New Roman" w:eastAsia="宋体" w:hAnsi="Times New Roman" w:cs="Times New Roman"/>
          <w:sz w:val="21"/>
          <w:szCs w:val="21"/>
          <w:lang w:val="fr-FR"/>
        </w:rPr>
        <w:t>品尝</w:t>
      </w:r>
      <w:r w:rsidR="007B4242" w:rsidRPr="00AE2F29">
        <w:rPr>
          <w:rFonts w:ascii="Times New Roman" w:eastAsia="宋体" w:hAnsi="Times New Roman" w:cs="Times New Roman"/>
          <w:sz w:val="21"/>
          <w:szCs w:val="21"/>
          <w:lang w:val="fr-FR"/>
        </w:rPr>
        <w:t>到</w:t>
      </w:r>
      <w:r w:rsidRPr="00AE2F29">
        <w:rPr>
          <w:rFonts w:ascii="Times New Roman" w:eastAsia="宋体" w:hAnsi="Times New Roman" w:cs="Times New Roman"/>
          <w:sz w:val="21"/>
          <w:szCs w:val="21"/>
          <w:lang w:val="fr-FR"/>
        </w:rPr>
        <w:t>世界之美（因为二者是同一回事）的人，唯有对这样的人，不幸才如此令人心碎。</w:t>
      </w:r>
      <w:r w:rsidR="001A7DB7" w:rsidRPr="00AE2F29">
        <w:rPr>
          <w:rFonts w:ascii="Times New Roman" w:eastAsia="宋体" w:hAnsi="Times New Roman" w:cs="Times New Roman"/>
          <w:sz w:val="21"/>
          <w:szCs w:val="21"/>
          <w:lang w:val="fr-FR"/>
        </w:rPr>
        <w:t>同样</w:t>
      </w:r>
      <w:r w:rsidRPr="00AE2F29">
        <w:rPr>
          <w:rFonts w:ascii="Times New Roman" w:eastAsia="宋体" w:hAnsi="Times New Roman" w:cs="Times New Roman"/>
          <w:sz w:val="21"/>
          <w:szCs w:val="21"/>
          <w:lang w:val="fr-FR"/>
        </w:rPr>
        <w:t>，也唯有这样的人，才不配受此种惩罚。</w:t>
      </w:r>
      <w:r w:rsidR="00FC4C5F" w:rsidRPr="00AE2F29">
        <w:rPr>
          <w:rFonts w:ascii="Times New Roman" w:eastAsia="宋体" w:hAnsi="Times New Roman" w:cs="Times New Roman"/>
          <w:sz w:val="21"/>
          <w:szCs w:val="21"/>
          <w:lang w:val="fr-FR"/>
        </w:rPr>
        <w:t>但</w:t>
      </w:r>
      <w:r w:rsidRPr="00AE2F29">
        <w:rPr>
          <w:rFonts w:ascii="Times New Roman" w:eastAsia="宋体" w:hAnsi="Times New Roman" w:cs="Times New Roman"/>
          <w:sz w:val="21"/>
          <w:szCs w:val="21"/>
          <w:lang w:val="fr-FR"/>
        </w:rPr>
        <w:t>对</w:t>
      </w:r>
      <w:r w:rsidR="00F67427" w:rsidRPr="00AE2F29">
        <w:rPr>
          <w:rFonts w:ascii="Times New Roman" w:eastAsia="宋体" w:hAnsi="Times New Roman" w:cs="Times New Roman"/>
          <w:sz w:val="21"/>
          <w:szCs w:val="21"/>
          <w:lang w:val="fr-FR"/>
        </w:rPr>
        <w:t>他们</w:t>
      </w:r>
      <w:r w:rsidR="001A7DB7" w:rsidRPr="00AE2F29">
        <w:rPr>
          <w:rFonts w:ascii="Times New Roman" w:eastAsia="宋体" w:hAnsi="Times New Roman" w:cs="Times New Roman"/>
          <w:sz w:val="21"/>
          <w:szCs w:val="21"/>
          <w:lang w:val="fr-FR"/>
        </w:rPr>
        <w:t>而言</w:t>
      </w:r>
      <w:r w:rsidRPr="00AE2F29">
        <w:rPr>
          <w:rFonts w:ascii="Times New Roman" w:eastAsia="宋体" w:hAnsi="Times New Roman" w:cs="Times New Roman"/>
          <w:sz w:val="21"/>
          <w:szCs w:val="21"/>
          <w:lang w:val="fr-FR"/>
        </w:rPr>
        <w:t>，不幸也</w:t>
      </w:r>
      <w:r w:rsidR="00F67427" w:rsidRPr="00AE2F29">
        <w:rPr>
          <w:rFonts w:ascii="Times New Roman" w:eastAsia="宋体" w:hAnsi="Times New Roman" w:cs="Times New Roman"/>
          <w:sz w:val="21"/>
          <w:szCs w:val="21"/>
          <w:lang w:val="fr-FR"/>
        </w:rPr>
        <w:t>不是</w:t>
      </w:r>
      <w:r w:rsidRPr="00AE2F29">
        <w:rPr>
          <w:rFonts w:ascii="Times New Roman" w:eastAsia="宋体" w:hAnsi="Times New Roman" w:cs="Times New Roman"/>
          <w:sz w:val="21"/>
          <w:szCs w:val="21"/>
          <w:lang w:val="fr-FR"/>
        </w:rPr>
        <w:t>惩罚，而是上帝亲自握住了他们的手，只是握得稍稍用力了一些。因为只要恪守信实，</w:t>
      </w:r>
      <w:r w:rsidR="007D6939" w:rsidRPr="00AE2F29">
        <w:rPr>
          <w:rFonts w:ascii="Times New Roman" w:eastAsia="宋体" w:hAnsi="Times New Roman" w:cs="Times New Roman"/>
          <w:sz w:val="21"/>
          <w:szCs w:val="21"/>
          <w:lang w:val="fr-FR"/>
        </w:rPr>
        <w:t>他们</w:t>
      </w:r>
      <w:r w:rsidRPr="00AE2F29">
        <w:rPr>
          <w:rFonts w:ascii="Times New Roman" w:eastAsia="宋体" w:hAnsi="Times New Roman" w:cs="Times New Roman"/>
          <w:sz w:val="21"/>
          <w:szCs w:val="21"/>
          <w:lang w:val="fr-FR"/>
        </w:rPr>
        <w:t>便必会在</w:t>
      </w:r>
      <w:r w:rsidR="00614245" w:rsidRPr="00AE2F29">
        <w:rPr>
          <w:rFonts w:ascii="Times New Roman" w:eastAsia="宋体" w:hAnsi="Times New Roman" w:cs="Times New Roman"/>
          <w:sz w:val="21"/>
          <w:szCs w:val="21"/>
          <w:lang w:val="fr-FR"/>
        </w:rPr>
        <w:t>自身</w:t>
      </w:r>
      <w:r w:rsidRPr="00AE2F29">
        <w:rPr>
          <w:rFonts w:ascii="Times New Roman" w:eastAsia="宋体" w:hAnsi="Times New Roman" w:cs="Times New Roman"/>
          <w:sz w:val="21"/>
          <w:szCs w:val="21"/>
          <w:lang w:val="fr-FR"/>
        </w:rPr>
        <w:t>哭喊的</w:t>
      </w:r>
      <w:r w:rsidR="00B42552" w:rsidRPr="00AE2F29">
        <w:rPr>
          <w:rFonts w:ascii="Times New Roman" w:eastAsia="宋体" w:hAnsi="Times New Roman" w:cs="Times New Roman"/>
          <w:sz w:val="21"/>
          <w:szCs w:val="21"/>
          <w:lang w:val="fr-FR"/>
        </w:rPr>
        <w:t>谷底</w:t>
      </w:r>
      <w:r w:rsidRPr="00AE2F29">
        <w:rPr>
          <w:rFonts w:ascii="Times New Roman" w:eastAsia="宋体" w:hAnsi="Times New Roman" w:cs="Times New Roman"/>
          <w:sz w:val="21"/>
          <w:szCs w:val="21"/>
          <w:lang w:val="fr-FR"/>
        </w:rPr>
        <w:t>寻得上帝之沉默的珍珠。</w:t>
      </w:r>
    </w:p>
    <w:p w14:paraId="5FAE2DCD" w14:textId="77777777" w:rsidR="00EA1B04" w:rsidRPr="00AE2F29" w:rsidRDefault="00EA1B04" w:rsidP="00E844DB">
      <w:pPr>
        <w:spacing w:after="200" w:line="360" w:lineRule="auto"/>
        <w:jc w:val="both"/>
        <w:rPr>
          <w:rFonts w:ascii="Times New Roman" w:eastAsia="宋体" w:hAnsi="Times New Roman" w:cs="Times New Roman"/>
          <w:sz w:val="21"/>
          <w:szCs w:val="21"/>
          <w:u w:val="single"/>
          <w:lang w:val="fr-FR"/>
        </w:rPr>
      </w:pPr>
    </w:p>
    <w:p w14:paraId="46828F68" w14:textId="77777777" w:rsidR="0021276F" w:rsidRPr="00AE2F29" w:rsidRDefault="0021276F" w:rsidP="00822857">
      <w:pPr>
        <w:rPr>
          <w:rFonts w:ascii="宋体" w:eastAsia="宋体" w:hAnsi="宋体" w:hint="eastAsia"/>
          <w:sz w:val="21"/>
          <w:szCs w:val="21"/>
          <w:lang w:val="fr-FR"/>
        </w:rPr>
      </w:pPr>
      <w:bookmarkStart w:id="30" w:name="_Hlk195819738"/>
    </w:p>
    <w:p w14:paraId="1E72F350" w14:textId="1DAA2F36" w:rsidR="00CB6AB9" w:rsidRPr="00AE2F29" w:rsidRDefault="00CB6AB9" w:rsidP="00CB6AB9">
      <w:pPr>
        <w:pStyle w:val="1"/>
        <w:rPr>
          <w:rFonts w:ascii="宋体" w:eastAsia="宋体" w:hAnsi="宋体" w:hint="eastAsia"/>
          <w:color w:val="auto"/>
          <w:sz w:val="21"/>
          <w:szCs w:val="21"/>
          <w:lang w:val="fr-FR"/>
        </w:rPr>
      </w:pPr>
      <w:bookmarkStart w:id="31" w:name="_Toc198218931"/>
      <w:bookmarkEnd w:id="30"/>
      <w:r w:rsidRPr="00AE2F29">
        <w:rPr>
          <w:rFonts w:ascii="宋体" w:eastAsia="宋体" w:hAnsi="宋体"/>
          <w:color w:val="auto"/>
          <w:sz w:val="21"/>
          <w:szCs w:val="21"/>
          <w:lang w:val="fr-FR"/>
        </w:rPr>
        <w:t>致若埃·布斯凯</w:t>
      </w:r>
      <w:bookmarkEnd w:id="31"/>
    </w:p>
    <w:p w14:paraId="3308F677" w14:textId="6C3B0E5C" w:rsidR="00CB6AB9" w:rsidRPr="00AE2F29" w:rsidRDefault="00CB6AB9" w:rsidP="00CB6AB9">
      <w:pPr>
        <w:spacing w:after="200" w:line="360" w:lineRule="auto"/>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w:t>
      </w:r>
      <w:proofErr w:type="gramStart"/>
      <w:r w:rsidRPr="00AE2F29">
        <w:rPr>
          <w:rFonts w:ascii="Times New Roman" w:eastAsia="宋体" w:hAnsi="Times New Roman" w:cs="Times New Roman"/>
          <w:sz w:val="21"/>
          <w:szCs w:val="21"/>
          <w:lang w:val="fr-FR"/>
        </w:rPr>
        <w:t>译按</w:t>
      </w:r>
      <w:proofErr w:type="gramEnd"/>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若埃</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布斯凯（</w:t>
      </w:r>
      <w:r w:rsidRPr="00AE2F29">
        <w:rPr>
          <w:rFonts w:ascii="Times New Roman" w:eastAsia="宋体" w:hAnsi="Times New Roman" w:cs="Times New Roman"/>
          <w:sz w:val="21"/>
          <w:szCs w:val="21"/>
          <w:lang w:val="fr-FR"/>
        </w:rPr>
        <w:t>Joë Bousquet, 1897-1950</w:t>
      </w:r>
      <w:r w:rsidRPr="00AE2F29">
        <w:rPr>
          <w:rFonts w:ascii="Times New Roman" w:eastAsia="宋体" w:hAnsi="Times New Roman" w:cs="Times New Roman"/>
          <w:sz w:val="21"/>
          <w:szCs w:val="21"/>
          <w:lang w:val="fr-FR"/>
        </w:rPr>
        <w:t>）是一位法国诗人，他</w:t>
      </w:r>
      <w:r w:rsidR="00EE6CAE" w:rsidRPr="00AE2F29">
        <w:rPr>
          <w:rFonts w:ascii="Times New Roman" w:eastAsia="宋体" w:hAnsi="Times New Roman" w:cs="Times New Roman"/>
          <w:sz w:val="21"/>
          <w:szCs w:val="21"/>
          <w:lang w:val="fr-FR"/>
        </w:rPr>
        <w:t>在</w:t>
      </w:r>
      <w:r w:rsidRPr="00AE2F29">
        <w:rPr>
          <w:rFonts w:ascii="Times New Roman" w:eastAsia="宋体" w:hAnsi="Times New Roman" w:cs="Times New Roman"/>
          <w:sz w:val="21"/>
          <w:szCs w:val="21"/>
          <w:lang w:val="fr-FR"/>
        </w:rPr>
        <w:t>第一次世界大战期间被派往前线，</w:t>
      </w:r>
      <w:r w:rsidR="00EE6CAE" w:rsidRPr="00AE2F29">
        <w:rPr>
          <w:rFonts w:ascii="Times New Roman" w:eastAsia="宋体" w:hAnsi="Times New Roman" w:cs="Times New Roman"/>
          <w:sz w:val="21"/>
          <w:szCs w:val="21"/>
          <w:lang w:val="fr-FR"/>
        </w:rPr>
        <w:t>不幸</w:t>
      </w:r>
      <w:r w:rsidRPr="00AE2F29">
        <w:rPr>
          <w:rFonts w:ascii="Times New Roman" w:eastAsia="宋体" w:hAnsi="Times New Roman" w:cs="Times New Roman"/>
          <w:sz w:val="21"/>
          <w:szCs w:val="21"/>
          <w:lang w:val="fr-FR"/>
        </w:rPr>
        <w:t>被德国士兵的子弹击中，</w:t>
      </w:r>
      <w:r w:rsidR="009302C6" w:rsidRPr="00AE2F29">
        <w:rPr>
          <w:rFonts w:ascii="Times New Roman" w:eastAsia="宋体" w:hAnsi="Times New Roman" w:cs="Times New Roman"/>
          <w:sz w:val="21"/>
          <w:szCs w:val="21"/>
          <w:lang w:val="fr-FR"/>
        </w:rPr>
        <w:t>落得下肢瘫痪</w:t>
      </w:r>
      <w:r w:rsidRPr="00AE2F29">
        <w:rPr>
          <w:rFonts w:ascii="Times New Roman" w:eastAsia="宋体" w:hAnsi="Times New Roman" w:cs="Times New Roman"/>
          <w:sz w:val="21"/>
          <w:szCs w:val="21"/>
          <w:lang w:val="fr-FR"/>
        </w:rPr>
        <w:t>，在床上度过余生。</w:t>
      </w:r>
      <w:r w:rsidRPr="00AE2F29">
        <w:rPr>
          <w:rFonts w:ascii="Times New Roman" w:eastAsia="宋体" w:hAnsi="Times New Roman" w:cs="Times New Roman"/>
          <w:sz w:val="21"/>
          <w:szCs w:val="21"/>
          <w:lang w:val="fr-FR"/>
        </w:rPr>
        <w:t>1942</w:t>
      </w:r>
      <w:r w:rsidRPr="00AE2F29">
        <w:rPr>
          <w:rFonts w:ascii="Times New Roman" w:eastAsia="宋体" w:hAnsi="Times New Roman" w:cs="Times New Roman"/>
          <w:sz w:val="21"/>
          <w:szCs w:val="21"/>
          <w:lang w:val="fr-FR"/>
        </w:rPr>
        <w:t>年，</w:t>
      </w:r>
      <w:proofErr w:type="gramStart"/>
      <w:r w:rsidRPr="00AE2F29">
        <w:rPr>
          <w:rFonts w:ascii="Times New Roman" w:eastAsia="宋体" w:hAnsi="Times New Roman" w:cs="Times New Roman"/>
          <w:sz w:val="21"/>
          <w:szCs w:val="21"/>
          <w:lang w:val="fr-FR"/>
        </w:rPr>
        <w:t>薇依通过</w:t>
      </w:r>
      <w:proofErr w:type="gramEnd"/>
      <w:r w:rsidRPr="00AE2F29">
        <w:rPr>
          <w:rFonts w:ascii="Times New Roman" w:eastAsia="宋体" w:hAnsi="Times New Roman" w:cs="Times New Roman"/>
          <w:sz w:val="21"/>
          <w:szCs w:val="21"/>
          <w:lang w:val="fr-FR"/>
        </w:rPr>
        <w:t>《南方手册》（</w:t>
      </w:r>
      <w:r w:rsidRPr="007D3B8A">
        <w:rPr>
          <w:rFonts w:ascii="Times New Roman" w:eastAsia="宋体" w:hAnsi="Times New Roman" w:cs="Times New Roman"/>
          <w:i/>
          <w:iCs/>
          <w:sz w:val="21"/>
          <w:szCs w:val="21"/>
          <w:lang w:val="fr-FR"/>
          <w:rPrChange w:id="32" w:author="王星皓" w:date="2025-07-23T10:54:00Z" w16du:dateUtc="2025-07-23T02:54:00Z">
            <w:rPr>
              <w:rFonts w:ascii="Times New Roman" w:eastAsia="宋体" w:hAnsi="Times New Roman" w:cs="Times New Roman"/>
              <w:sz w:val="21"/>
              <w:szCs w:val="21"/>
              <w:lang w:val="fr-FR"/>
            </w:rPr>
          </w:rPrChange>
        </w:rPr>
        <w:t>Cahiers du Sud</w:t>
      </w:r>
      <w:r w:rsidRPr="00AE2F29">
        <w:rPr>
          <w:rFonts w:ascii="Times New Roman" w:eastAsia="宋体" w:hAnsi="Times New Roman" w:cs="Times New Roman"/>
          <w:sz w:val="21"/>
          <w:szCs w:val="21"/>
          <w:lang w:val="fr-FR"/>
        </w:rPr>
        <w:t>）杂志与他相识，并写下了这封信件。该信以</w:t>
      </w:r>
      <w:r w:rsidRPr="00AE2F29">
        <w:rPr>
          <w:rFonts w:ascii="Times New Roman" w:eastAsia="宋体" w:hAnsi="Times New Roman" w:cs="Times New Roman"/>
          <w:i/>
          <w:iCs/>
          <w:sz w:val="21"/>
          <w:szCs w:val="21"/>
          <w:lang w:val="fr-FR"/>
        </w:rPr>
        <w:t>Lettre à Joë Bousquet</w:t>
      </w:r>
      <w:r w:rsidRPr="00AE2F29">
        <w:rPr>
          <w:rFonts w:ascii="Times New Roman" w:eastAsia="宋体" w:hAnsi="Times New Roman" w:cs="Times New Roman"/>
          <w:sz w:val="21"/>
          <w:szCs w:val="21"/>
          <w:lang w:val="fr-FR"/>
        </w:rPr>
        <w:t>为标题被</w:t>
      </w:r>
      <w:r w:rsidRPr="00AE2F29">
        <w:rPr>
          <w:rFonts w:ascii="Times New Roman" w:eastAsia="宋体" w:hAnsi="Times New Roman" w:cs="Times New Roman"/>
          <w:i/>
          <w:iCs/>
          <w:sz w:val="21"/>
          <w:szCs w:val="21"/>
          <w:lang w:val="fr-FR"/>
        </w:rPr>
        <w:t>Pensées sans ordre concernant l</w:t>
      </w:r>
      <w:proofErr w:type="gramStart"/>
      <w:r w:rsidRPr="00AE2F29">
        <w:rPr>
          <w:rFonts w:ascii="Times New Roman" w:eastAsia="宋体" w:hAnsi="Times New Roman" w:cs="Times New Roman"/>
          <w:i/>
          <w:iCs/>
          <w:sz w:val="21"/>
          <w:szCs w:val="21"/>
          <w:lang w:val="fr-FR"/>
        </w:rPr>
        <w:t>’</w:t>
      </w:r>
      <w:proofErr w:type="gramEnd"/>
      <w:r w:rsidRPr="00AE2F29">
        <w:rPr>
          <w:rFonts w:ascii="Times New Roman" w:eastAsia="宋体" w:hAnsi="Times New Roman" w:cs="Times New Roman"/>
          <w:i/>
          <w:iCs/>
          <w:sz w:val="21"/>
          <w:szCs w:val="21"/>
          <w:lang w:val="fr-FR"/>
        </w:rPr>
        <w:t>amour de Dieu</w:t>
      </w:r>
      <w:r w:rsidRPr="00AE2F29">
        <w:rPr>
          <w:rFonts w:ascii="Times New Roman" w:eastAsia="宋体" w:hAnsi="Times New Roman" w:cs="Times New Roman"/>
          <w:sz w:val="21"/>
          <w:szCs w:val="21"/>
          <w:lang w:val="fr-FR"/>
        </w:rPr>
        <w:t>, Gallimard, 1962</w:t>
      </w:r>
      <w:r w:rsidRPr="00AE2F29">
        <w:rPr>
          <w:rFonts w:ascii="Times New Roman" w:eastAsia="宋体" w:hAnsi="Times New Roman" w:cs="Times New Roman"/>
          <w:sz w:val="21"/>
          <w:szCs w:val="21"/>
          <w:lang w:val="fr-FR"/>
        </w:rPr>
        <w:t>收录。</w:t>
      </w:r>
    </w:p>
    <w:p w14:paraId="79E40580" w14:textId="77777777" w:rsidR="00CB6AB9" w:rsidRPr="00AE2F29" w:rsidRDefault="00CB6AB9" w:rsidP="00014EB1">
      <w:pPr>
        <w:spacing w:after="200" w:line="360" w:lineRule="auto"/>
        <w:jc w:val="right"/>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1942</w:t>
      </w:r>
      <w:r w:rsidRPr="00AE2F29">
        <w:rPr>
          <w:rFonts w:ascii="Times New Roman" w:eastAsia="宋体" w:hAnsi="Times New Roman" w:cs="Times New Roman"/>
          <w:sz w:val="21"/>
          <w:szCs w:val="21"/>
          <w:lang w:val="fr-FR"/>
        </w:rPr>
        <w:t>年</w:t>
      </w:r>
      <w:r w:rsidRPr="00AE2F29">
        <w:rPr>
          <w:rFonts w:ascii="Times New Roman" w:eastAsia="宋体" w:hAnsi="Times New Roman" w:cs="Times New Roman"/>
          <w:sz w:val="21"/>
          <w:szCs w:val="21"/>
          <w:lang w:val="fr-FR"/>
        </w:rPr>
        <w:t>5</w:t>
      </w:r>
      <w:r w:rsidRPr="00AE2F29">
        <w:rPr>
          <w:rFonts w:ascii="Times New Roman" w:eastAsia="宋体" w:hAnsi="Times New Roman" w:cs="Times New Roman"/>
          <w:sz w:val="21"/>
          <w:szCs w:val="21"/>
          <w:lang w:val="fr-FR"/>
        </w:rPr>
        <w:t>月</w:t>
      </w:r>
      <w:r w:rsidRPr="00AE2F29">
        <w:rPr>
          <w:rFonts w:ascii="Times New Roman" w:eastAsia="宋体" w:hAnsi="Times New Roman" w:cs="Times New Roman"/>
          <w:sz w:val="21"/>
          <w:szCs w:val="21"/>
          <w:lang w:val="fr-FR"/>
        </w:rPr>
        <w:t>12</w:t>
      </w:r>
      <w:r w:rsidRPr="00AE2F29">
        <w:rPr>
          <w:rFonts w:ascii="Times New Roman" w:eastAsia="宋体" w:hAnsi="Times New Roman" w:cs="Times New Roman"/>
          <w:sz w:val="21"/>
          <w:szCs w:val="21"/>
          <w:lang w:val="fr-FR"/>
        </w:rPr>
        <w:t>日</w:t>
      </w:r>
    </w:p>
    <w:p w14:paraId="3BB3EA46" w14:textId="77777777" w:rsidR="00CB6AB9" w:rsidRPr="00AE2F29" w:rsidRDefault="00CB6AB9" w:rsidP="00CB6AB9">
      <w:pPr>
        <w:spacing w:after="200" w:line="360" w:lineRule="auto"/>
        <w:jc w:val="both"/>
        <w:rPr>
          <w:rFonts w:ascii="Times New Roman" w:eastAsia="宋体" w:hAnsi="Times New Roman" w:cs="Times New Roman"/>
          <w:sz w:val="21"/>
          <w:szCs w:val="21"/>
          <w:lang w:val="fr-FR"/>
        </w:rPr>
      </w:pPr>
    </w:p>
    <w:p w14:paraId="002F5321" w14:textId="77777777" w:rsidR="00CB6AB9" w:rsidRPr="00AE2F29" w:rsidRDefault="00CB6AB9" w:rsidP="00CB6AB9">
      <w:pPr>
        <w:spacing w:after="200" w:line="360" w:lineRule="auto"/>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亲爱的朋友：</w:t>
      </w:r>
    </w:p>
    <w:p w14:paraId="3294C858"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首先，再次感谢您最近为我所做的一切。倘若事情就如我所希望的那样奏效，它们也并非为我做的，而是藉由我，为那些年轻的弟兄们而做，他们同您</w:t>
      </w:r>
      <w:proofErr w:type="gramStart"/>
      <w:r w:rsidRPr="00AE2F29">
        <w:rPr>
          <w:rFonts w:ascii="Times New Roman" w:eastAsia="宋体" w:hAnsi="Times New Roman" w:cs="Times New Roman"/>
          <w:sz w:val="21"/>
          <w:szCs w:val="21"/>
          <w:lang w:val="fr-FR"/>
        </w:rPr>
        <w:t>正身陷同一种</w:t>
      </w:r>
      <w:proofErr w:type="gramEnd"/>
      <w:r w:rsidRPr="00AE2F29">
        <w:rPr>
          <w:rFonts w:ascii="Times New Roman" w:eastAsia="宋体" w:hAnsi="Times New Roman" w:cs="Times New Roman"/>
          <w:sz w:val="21"/>
          <w:szCs w:val="21"/>
          <w:lang w:val="fr-FR"/>
        </w:rPr>
        <w:t>命运，想必也令您倍感亲切。或许他们之中的一些人，将在</w:t>
      </w:r>
      <w:r w:rsidRPr="009964F6">
        <w:rPr>
          <w:rFonts w:ascii="Times New Roman" w:eastAsia="宋体" w:hAnsi="Times New Roman" w:cs="Times New Roman"/>
          <w:sz w:val="21"/>
          <w:szCs w:val="21"/>
          <w:highlight w:val="yellow"/>
          <w:lang w:val="fr-FR"/>
          <w:rPrChange w:id="33" w:author="王星皓" w:date="2025-07-23T10:55:00Z" w16du:dateUtc="2025-07-23T02:55:00Z">
            <w:rPr>
              <w:rFonts w:ascii="Times New Roman" w:eastAsia="宋体" w:hAnsi="Times New Roman" w:cs="Times New Roman"/>
              <w:sz w:val="21"/>
              <w:szCs w:val="21"/>
              <w:lang w:val="fr-FR"/>
            </w:rPr>
          </w:rPrChange>
        </w:rPr>
        <w:t>至</w:t>
      </w:r>
      <w:proofErr w:type="gramStart"/>
      <w:r w:rsidRPr="009964F6">
        <w:rPr>
          <w:rFonts w:ascii="Times New Roman" w:eastAsia="宋体" w:hAnsi="Times New Roman" w:cs="Times New Roman"/>
          <w:sz w:val="21"/>
          <w:szCs w:val="21"/>
          <w:highlight w:val="yellow"/>
          <w:lang w:val="fr-FR"/>
          <w:rPrChange w:id="34" w:author="王星皓" w:date="2025-07-23T10:55:00Z" w16du:dateUtc="2025-07-23T02:55:00Z">
            <w:rPr>
              <w:rFonts w:ascii="Times New Roman" w:eastAsia="宋体" w:hAnsi="Times New Roman" w:cs="Times New Roman"/>
              <w:sz w:val="21"/>
              <w:szCs w:val="21"/>
              <w:lang w:val="fr-FR"/>
            </w:rPr>
          </w:rPrChange>
        </w:rPr>
        <w:t>高时刻</w:t>
      </w:r>
      <w:proofErr w:type="gramEnd"/>
      <w:r w:rsidRPr="00AE2F29">
        <w:rPr>
          <w:rFonts w:ascii="Times New Roman" w:eastAsia="宋体" w:hAnsi="Times New Roman" w:cs="Times New Roman"/>
          <w:sz w:val="21"/>
          <w:szCs w:val="21"/>
          <w:lang w:val="fr-FR"/>
        </w:rPr>
        <w:t>到来之际，尝到一份目光交汇的温柔，而这归功于您。</w:t>
      </w:r>
    </w:p>
    <w:p w14:paraId="10D6AA05" w14:textId="03FCA791"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您拥有一项出众的特权，对您而言，眼前的世界（</w:t>
      </w:r>
      <w:r w:rsidRPr="00AE2F29">
        <w:rPr>
          <w:rFonts w:ascii="Times New Roman" w:eastAsia="宋体" w:hAnsi="Times New Roman" w:cs="Times New Roman"/>
          <w:sz w:val="21"/>
          <w:szCs w:val="21"/>
          <w:lang w:val="fr-FR"/>
        </w:rPr>
        <w:t>état actuel du monde</w:t>
      </w:r>
      <w:r w:rsidRPr="00AE2F29">
        <w:rPr>
          <w:rFonts w:ascii="Times New Roman" w:eastAsia="宋体" w:hAnsi="Times New Roman" w:cs="Times New Roman"/>
          <w:sz w:val="21"/>
          <w:szCs w:val="21"/>
          <w:lang w:val="fr-FR"/>
        </w:rPr>
        <w:t>）是真实的。这特权在您身上，甚至</w:t>
      </w:r>
      <w:ins w:id="35" w:author="王星皓" w:date="2025-07-23T10:55:00Z" w16du:dateUtc="2025-07-23T02:55:00Z">
        <w:r w:rsidR="005F682D">
          <w:rPr>
            <w:rFonts w:ascii="Times New Roman" w:eastAsia="宋体" w:hAnsi="Times New Roman" w:cs="Times New Roman" w:hint="eastAsia"/>
            <w:sz w:val="21"/>
            <w:szCs w:val="21"/>
            <w:lang w:val="fr-FR"/>
          </w:rPr>
          <w:t>胜</w:t>
        </w:r>
      </w:ins>
      <w:del w:id="36" w:author="王星皓" w:date="2025-07-23T10:55:00Z" w16du:dateUtc="2025-07-23T02:55:00Z">
        <w:r w:rsidRPr="00AE2F29" w:rsidDel="005F682D">
          <w:rPr>
            <w:rFonts w:ascii="Times New Roman" w:eastAsia="宋体" w:hAnsi="Times New Roman" w:cs="Times New Roman"/>
            <w:sz w:val="21"/>
            <w:szCs w:val="21"/>
            <w:lang w:val="fr-FR"/>
          </w:rPr>
          <w:delText>超</w:delText>
        </w:r>
      </w:del>
      <w:r w:rsidRPr="00AE2F29">
        <w:rPr>
          <w:rFonts w:ascii="Times New Roman" w:eastAsia="宋体" w:hAnsi="Times New Roman" w:cs="Times New Roman"/>
          <w:sz w:val="21"/>
          <w:szCs w:val="21"/>
          <w:lang w:val="fr-FR"/>
        </w:rPr>
        <w:t>过那些此刻正在杀戮与受杀、伤害与受伤的人。这些人颤栗着，不知自己身在何处，不知自己遭遇了什么，</w:t>
      </w:r>
      <w:ins w:id="37" w:author="王星皓" w:date="2025-07-23T10:56:00Z" w16du:dateUtc="2025-07-23T02:56:00Z">
        <w:r w:rsidR="005F682D">
          <w:rPr>
            <w:rFonts w:ascii="Times New Roman" w:eastAsia="宋体" w:hAnsi="Times New Roman" w:cs="Times New Roman" w:hint="eastAsia"/>
            <w:sz w:val="21"/>
            <w:szCs w:val="21"/>
            <w:lang w:val="fr-FR"/>
          </w:rPr>
          <w:t>正如</w:t>
        </w:r>
      </w:ins>
      <w:del w:id="38" w:author="王星皓" w:date="2025-07-23T10:56:00Z" w16du:dateUtc="2025-07-23T02:56:00Z">
        <w:r w:rsidRPr="00AE2F29" w:rsidDel="005F682D">
          <w:rPr>
            <w:rFonts w:ascii="Times New Roman" w:eastAsia="宋体" w:hAnsi="Times New Roman" w:cs="Times New Roman"/>
            <w:sz w:val="21"/>
            <w:szCs w:val="21"/>
            <w:lang w:val="fr-FR"/>
          </w:rPr>
          <w:delText>就像</w:delText>
        </w:r>
      </w:del>
      <w:r w:rsidRPr="00AE2F29">
        <w:rPr>
          <w:rFonts w:ascii="Times New Roman" w:eastAsia="宋体" w:hAnsi="Times New Roman" w:cs="Times New Roman"/>
          <w:sz w:val="21"/>
          <w:szCs w:val="21"/>
          <w:lang w:val="fr-FR"/>
        </w:rPr>
        <w:t>曾经的您那样，从未沉思过自己的处境。而对于其他人，比如对于这里的人们，当下发生的一切要么是独属于寥寥数人的混乱噩梦，要么是大众眼中的模糊背景，或某处舞台布景，无论如何，终归不属真实。</w:t>
      </w:r>
    </w:p>
    <w:p w14:paraId="16453FB6"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lastRenderedPageBreak/>
        <w:t>这二十年来，您不断在思想中重塑（</w:t>
      </w:r>
      <w:r w:rsidRPr="00AE2F29">
        <w:rPr>
          <w:rFonts w:ascii="Times New Roman" w:eastAsia="宋体" w:hAnsi="Times New Roman" w:cs="Times New Roman"/>
          <w:sz w:val="21"/>
          <w:szCs w:val="21"/>
          <w:lang w:val="fr-FR"/>
        </w:rPr>
        <w:t>refaites</w:t>
      </w:r>
      <w:r w:rsidRPr="00AE2F29">
        <w:rPr>
          <w:rFonts w:ascii="Times New Roman" w:eastAsia="宋体" w:hAnsi="Times New Roman" w:cs="Times New Roman"/>
          <w:sz w:val="21"/>
          <w:szCs w:val="21"/>
          <w:lang w:val="fr-FR"/>
        </w:rPr>
        <w:t>）那段命运，</w:t>
      </w:r>
      <w:proofErr w:type="gramStart"/>
      <w:r w:rsidRPr="00AE2F29">
        <w:rPr>
          <w:rFonts w:ascii="Times New Roman" w:eastAsia="宋体" w:hAnsi="Times New Roman" w:cs="Times New Roman"/>
          <w:sz w:val="21"/>
          <w:szCs w:val="21"/>
          <w:lang w:val="fr-FR"/>
        </w:rPr>
        <w:t>那命运曾</w:t>
      </w:r>
      <w:proofErr w:type="gramEnd"/>
      <w:r w:rsidRPr="00AE2F29">
        <w:rPr>
          <w:rFonts w:ascii="Times New Roman" w:eastAsia="宋体" w:hAnsi="Times New Roman" w:cs="Times New Roman"/>
          <w:sz w:val="21"/>
          <w:szCs w:val="21"/>
          <w:lang w:val="fr-FR"/>
        </w:rPr>
        <w:t>攫住并释放过无数人，却永远地攫住了您。而今它卷土重来，将要再次攫住数百万的生命。</w:t>
      </w:r>
      <w:del w:id="39" w:author="王星皓" w:date="2025-07-23T11:00:00Z" w16du:dateUtc="2025-07-23T03:00:00Z">
        <w:r w:rsidRPr="00AE2F29" w:rsidDel="006675F6">
          <w:rPr>
            <w:rFonts w:ascii="Times New Roman" w:eastAsia="宋体" w:hAnsi="Times New Roman" w:cs="Times New Roman"/>
            <w:sz w:val="21"/>
            <w:szCs w:val="21"/>
            <w:lang w:val="fr-FR"/>
          </w:rPr>
          <w:delText>而</w:delText>
        </w:r>
      </w:del>
      <w:proofErr w:type="gramStart"/>
      <w:r w:rsidRPr="00AE2F29">
        <w:rPr>
          <w:rFonts w:ascii="Times New Roman" w:eastAsia="宋体" w:hAnsi="Times New Roman" w:cs="Times New Roman"/>
          <w:sz w:val="21"/>
          <w:szCs w:val="21"/>
          <w:lang w:val="fr-FR"/>
        </w:rPr>
        <w:t>您如今</w:t>
      </w:r>
      <w:proofErr w:type="gramEnd"/>
      <w:r w:rsidRPr="00AE2F29">
        <w:rPr>
          <w:rFonts w:ascii="Times New Roman" w:eastAsia="宋体" w:hAnsi="Times New Roman" w:cs="Times New Roman"/>
          <w:sz w:val="21"/>
          <w:szCs w:val="21"/>
          <w:lang w:val="fr-FR"/>
        </w:rPr>
        <w:t>已准备好将它沉思。抑或，倘若您尚未准备充分</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我认为的确如此</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您只也差捅破那层薄薄的蛋壳，便可从黑暗的蛋中走出，进入真理的光明，而您已经在敲击那层蛋壳了。</w:t>
      </w:r>
      <w:del w:id="40" w:author="王星皓" w:date="2025-07-23T11:00:00Z" w16du:dateUtc="2025-07-23T03:00:00Z">
        <w:r w:rsidRPr="00AE2F29" w:rsidDel="006675F6">
          <w:rPr>
            <w:rFonts w:ascii="Times New Roman" w:eastAsia="宋体" w:hAnsi="Times New Roman" w:cs="Times New Roman"/>
            <w:sz w:val="21"/>
            <w:szCs w:val="21"/>
            <w:lang w:val="fr-FR"/>
          </w:rPr>
          <w:delText xml:space="preserve"> </w:delText>
        </w:r>
      </w:del>
      <w:r w:rsidRPr="00AE2F29">
        <w:rPr>
          <w:rFonts w:ascii="Times New Roman" w:eastAsia="宋体" w:hAnsi="Times New Roman" w:cs="Times New Roman"/>
          <w:sz w:val="21"/>
          <w:szCs w:val="21"/>
          <w:lang w:val="fr-FR"/>
        </w:rPr>
        <w:t>这是一幅极为古老的图像。蛋，就是这个可见（</w:t>
      </w:r>
      <w:r w:rsidRPr="00AE2F29">
        <w:rPr>
          <w:rFonts w:ascii="Times New Roman" w:eastAsia="宋体" w:hAnsi="Times New Roman" w:cs="Times New Roman"/>
          <w:sz w:val="21"/>
          <w:szCs w:val="21"/>
          <w:lang w:val="fr-FR"/>
        </w:rPr>
        <w:t>visible</w:t>
      </w:r>
      <w:r w:rsidRPr="00AE2F29">
        <w:rPr>
          <w:rFonts w:ascii="Times New Roman" w:eastAsia="宋体" w:hAnsi="Times New Roman" w:cs="Times New Roman"/>
          <w:sz w:val="21"/>
          <w:szCs w:val="21"/>
          <w:lang w:val="fr-FR"/>
        </w:rPr>
        <w:t>）世界。雏鸟，就是爱。而爱，就是上帝本身，寓居在每个人的深处，起初只是一粒无形（</w:t>
      </w:r>
      <w:r w:rsidRPr="00AE2F29">
        <w:rPr>
          <w:rFonts w:ascii="Times New Roman" w:eastAsia="宋体" w:hAnsi="Times New Roman" w:cs="Times New Roman"/>
          <w:sz w:val="21"/>
          <w:szCs w:val="21"/>
          <w:lang w:val="fr-FR"/>
        </w:rPr>
        <w:t>invisible</w:t>
      </w:r>
      <w:r w:rsidRPr="00AE2F29">
        <w:rPr>
          <w:rFonts w:ascii="Times New Roman" w:eastAsia="宋体" w:hAnsi="Times New Roman" w:cs="Times New Roman"/>
          <w:sz w:val="21"/>
          <w:szCs w:val="21"/>
          <w:lang w:val="fr-FR"/>
        </w:rPr>
        <w:t>）的种子。当蛋壳被打破，当生命破壳而出</w:t>
      </w:r>
      <w:del w:id="41" w:author="王星皓" w:date="2025-07-23T11:00:00Z" w16du:dateUtc="2025-07-23T03:00:00Z">
        <w:r w:rsidRPr="00AE2F29" w:rsidDel="00616270">
          <w:rPr>
            <w:rFonts w:ascii="Times New Roman" w:eastAsia="宋体" w:hAnsi="Times New Roman" w:cs="Times New Roman"/>
            <w:sz w:val="21"/>
            <w:szCs w:val="21"/>
            <w:lang w:val="fr-FR"/>
          </w:rPr>
          <w:delText xml:space="preserve"> </w:delText>
        </w:r>
      </w:del>
      <w:r w:rsidRPr="00AE2F29">
        <w:rPr>
          <w:rFonts w:ascii="Times New Roman" w:eastAsia="宋体" w:hAnsi="Times New Roman" w:cs="Times New Roman"/>
          <w:sz w:val="21"/>
          <w:szCs w:val="21"/>
          <w:lang w:val="fr-FR"/>
        </w:rPr>
        <w:t>，它面对的仍是同一个世界。但它已不在其中。空间被开启、撕裂。灵体（</w:t>
      </w:r>
      <w:r w:rsidRPr="00AE2F29">
        <w:rPr>
          <w:rFonts w:ascii="Times New Roman" w:eastAsia="宋体" w:hAnsi="Times New Roman" w:cs="Times New Roman"/>
          <w:sz w:val="21"/>
          <w:szCs w:val="21"/>
          <w:lang w:val="fr-FR"/>
        </w:rPr>
        <w:t>esprit</w:t>
      </w:r>
      <w:r w:rsidRPr="00AE2F29">
        <w:rPr>
          <w:rFonts w:ascii="Times New Roman" w:eastAsia="宋体" w:hAnsi="Times New Roman" w:cs="Times New Roman"/>
          <w:sz w:val="21"/>
          <w:szCs w:val="21"/>
          <w:lang w:val="fr-FR"/>
        </w:rPr>
        <w:t>）脱离那被弃在角落的可怜肉身，移至空间外的一点，这不是一个视点，而是没有视角（</w:t>
      </w:r>
      <w:r w:rsidRPr="00AE2F29">
        <w:rPr>
          <w:rFonts w:ascii="Times New Roman" w:eastAsia="宋体" w:hAnsi="Times New Roman" w:cs="Times New Roman"/>
          <w:sz w:val="21"/>
          <w:szCs w:val="21"/>
          <w:lang w:val="fr-FR"/>
        </w:rPr>
        <w:t>perspective</w:t>
      </w:r>
      <w:r w:rsidRPr="00AE2F29">
        <w:rPr>
          <w:rFonts w:ascii="Times New Roman" w:eastAsia="宋体" w:hAnsi="Times New Roman" w:cs="Times New Roman"/>
          <w:sz w:val="21"/>
          <w:szCs w:val="21"/>
          <w:lang w:val="fr-FR"/>
        </w:rPr>
        <w:t>）的所在，从此看去，可见世界是真实的，却无透视关系（</w:t>
      </w:r>
      <w:r w:rsidRPr="00AE2F29">
        <w:rPr>
          <w:rFonts w:ascii="Times New Roman" w:eastAsia="宋体" w:hAnsi="Times New Roman" w:cs="Times New Roman"/>
          <w:sz w:val="21"/>
          <w:szCs w:val="21"/>
          <w:lang w:val="fr-FR"/>
        </w:rPr>
        <w:t>perspective</w:t>
      </w:r>
      <w:r w:rsidRPr="00AE2F29">
        <w:rPr>
          <w:rFonts w:ascii="Times New Roman" w:eastAsia="宋体" w:hAnsi="Times New Roman" w:cs="Times New Roman"/>
          <w:sz w:val="21"/>
          <w:szCs w:val="21"/>
          <w:lang w:val="fr-FR"/>
        </w:rPr>
        <w:t>）。与蛋中相比，空间如今变成了无穷的平方（</w:t>
      </w:r>
      <w:r w:rsidRPr="00AE2F29">
        <w:rPr>
          <w:rFonts w:ascii="Times New Roman" w:eastAsia="宋体" w:hAnsi="Times New Roman" w:cs="Times New Roman"/>
          <w:sz w:val="21"/>
          <w:szCs w:val="21"/>
          <w:lang w:val="fr-FR"/>
        </w:rPr>
        <w:t>une infinité à la deuxième</w:t>
      </w:r>
      <w:r w:rsidRPr="00AE2F29">
        <w:rPr>
          <w:rFonts w:ascii="Times New Roman" w:eastAsia="宋体" w:hAnsi="Times New Roman" w:cs="Times New Roman"/>
          <w:sz w:val="21"/>
          <w:szCs w:val="21"/>
          <w:lang w:val="fr-FR"/>
        </w:rPr>
        <w:t>），甚至无穷的立方。时间静止了。即便仍有声响传来，整个空间却充盈着某种浓稠的寂静，这寂静并非声音的缺席，而是一种比声音更为切实的可感之物，是那隐秘的话语，是那自太初起便将我们环抱的爱的话语。</w:t>
      </w:r>
    </w:p>
    <w:p w14:paraId="79A9DDF0" w14:textId="6906CD09"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您一旦走出蛋壳，便将认识到战争的</w:t>
      </w:r>
      <w:r w:rsidR="004E6A8A" w:rsidRPr="00AE2F29">
        <w:rPr>
          <w:rFonts w:ascii="Times New Roman" w:eastAsia="宋体" w:hAnsi="Times New Roman" w:cs="Times New Roman"/>
          <w:sz w:val="21"/>
          <w:szCs w:val="21"/>
          <w:lang w:val="fr-FR"/>
        </w:rPr>
        <w:t>真实</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réalité</w:t>
      </w:r>
      <w:r w:rsidRPr="00AE2F29">
        <w:rPr>
          <w:rFonts w:ascii="Times New Roman" w:eastAsia="宋体" w:hAnsi="Times New Roman" w:cs="Times New Roman"/>
          <w:sz w:val="21"/>
          <w:szCs w:val="21"/>
          <w:lang w:val="fr-FR"/>
        </w:rPr>
        <w:t>），这认识极为宝贵，因为战争本身正是非</w:t>
      </w:r>
      <w:r w:rsidR="004E6A8A" w:rsidRPr="00AE2F29">
        <w:rPr>
          <w:rFonts w:ascii="Times New Roman" w:eastAsia="宋体" w:hAnsi="Times New Roman" w:cs="Times New Roman"/>
          <w:sz w:val="21"/>
          <w:szCs w:val="21"/>
          <w:lang w:val="fr-FR"/>
        </w:rPr>
        <w:t>真实</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irréalité</w:t>
      </w:r>
      <w:r w:rsidRPr="00AE2F29">
        <w:rPr>
          <w:rFonts w:ascii="Times New Roman" w:eastAsia="宋体" w:hAnsi="Times New Roman" w:cs="Times New Roman"/>
          <w:sz w:val="21"/>
          <w:szCs w:val="21"/>
          <w:lang w:val="fr-FR"/>
        </w:rPr>
        <w:t>）。对战争的真实的认识，就是毕达哥拉斯式的调和（</w:t>
      </w:r>
      <w:r w:rsidRPr="00AE2F29">
        <w:rPr>
          <w:rFonts w:ascii="Times New Roman" w:eastAsia="宋体" w:hAnsi="Times New Roman" w:cs="Times New Roman"/>
          <w:sz w:val="21"/>
          <w:szCs w:val="21"/>
          <w:lang w:val="fr-FR"/>
        </w:rPr>
        <w:t>harmonie</w:t>
      </w:r>
      <w:r w:rsidRPr="00AE2F29">
        <w:rPr>
          <w:rFonts w:ascii="Times New Roman" w:eastAsia="宋体" w:hAnsi="Times New Roman" w:cs="Times New Roman"/>
          <w:sz w:val="21"/>
          <w:szCs w:val="21"/>
          <w:lang w:val="fr-FR"/>
        </w:rPr>
        <w:t>）、对立面的统一，就是对真实（</w:t>
      </w:r>
      <w:r w:rsidRPr="00AE2F29">
        <w:rPr>
          <w:rFonts w:ascii="Times New Roman" w:eastAsia="宋体" w:hAnsi="Times New Roman" w:cs="Times New Roman"/>
          <w:sz w:val="21"/>
          <w:szCs w:val="21"/>
          <w:lang w:val="fr-FR"/>
        </w:rPr>
        <w:t>réel</w:t>
      </w:r>
      <w:r w:rsidRPr="00AE2F29">
        <w:rPr>
          <w:rFonts w:ascii="Times New Roman" w:eastAsia="宋体" w:hAnsi="Times New Roman" w:cs="Times New Roman"/>
          <w:sz w:val="21"/>
          <w:szCs w:val="21"/>
          <w:lang w:val="fr-FR"/>
        </w:rPr>
        <w:t>）的圆满认识。这便是您无限的特权所在：战争早已在您体内盘踞多年，始终忠实地等待着您的成熟，以便去将它认识。那些在您身边倒下的人，来不及将漂浮游移的思绪收拢，聚焦于自身的命运。那些幸存归来的人，哪怕表面上时刻铭记，实际却早已将过去扼杀、遗忘，因为战争是不幸的，而要让思绪自愿地（</w:t>
      </w:r>
      <w:r w:rsidRPr="00AE2F29">
        <w:rPr>
          <w:rFonts w:ascii="Times New Roman" w:eastAsia="宋体" w:hAnsi="Times New Roman" w:cs="Times New Roman"/>
          <w:sz w:val="21"/>
          <w:szCs w:val="21"/>
          <w:lang w:val="fr-FR"/>
        </w:rPr>
        <w:t>volontairement</w:t>
      </w:r>
      <w:r w:rsidRPr="00AE2F29">
        <w:rPr>
          <w:rFonts w:ascii="Times New Roman" w:eastAsia="宋体" w:hAnsi="Times New Roman" w:cs="Times New Roman"/>
          <w:sz w:val="21"/>
          <w:szCs w:val="21"/>
          <w:lang w:val="fr-FR"/>
        </w:rPr>
        <w:t>）转向不幸，其难度不亚于让一只未经训练的狗跳火自焚。要想沉思不幸，就必须让它如钉子般深深地嵌入血肉，并将它长久担负，这样才能使思想得以成长，直到能将其注视</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从身体之外，乃至灵魂之外注视。身体与灵魂不仅被穿透，而且被钉在某个固定处。无论不幸是否强加字面上的静止，此处总有被迫的不动：灵魂的一部分总是持续地，不可分割地粘连于痛苦。正是</w:t>
      </w:r>
      <w:proofErr w:type="gramStart"/>
      <w:r w:rsidRPr="00AE2F29">
        <w:rPr>
          <w:rFonts w:ascii="Times New Roman" w:eastAsia="宋体" w:hAnsi="Times New Roman" w:cs="Times New Roman"/>
          <w:sz w:val="21"/>
          <w:szCs w:val="21"/>
          <w:lang w:val="fr-FR"/>
        </w:rPr>
        <w:t>凭藉</w:t>
      </w:r>
      <w:proofErr w:type="gramEnd"/>
      <w:r w:rsidRPr="00AE2F29">
        <w:rPr>
          <w:rFonts w:ascii="Times New Roman" w:eastAsia="宋体" w:hAnsi="Times New Roman" w:cs="Times New Roman"/>
          <w:sz w:val="21"/>
          <w:szCs w:val="21"/>
          <w:lang w:val="fr-FR"/>
        </w:rPr>
        <w:t>这份静止，那无限微小的神圣</w:t>
      </w:r>
      <w:proofErr w:type="gramStart"/>
      <w:r w:rsidRPr="00AE2F29">
        <w:rPr>
          <w:rFonts w:ascii="Times New Roman" w:eastAsia="宋体" w:hAnsi="Times New Roman" w:cs="Times New Roman"/>
          <w:sz w:val="21"/>
          <w:szCs w:val="21"/>
          <w:lang w:val="fr-FR"/>
        </w:rPr>
        <w:t>爱种才得以</w:t>
      </w:r>
      <w:proofErr w:type="gramEnd"/>
      <w:r w:rsidRPr="00AE2F29">
        <w:rPr>
          <w:rFonts w:ascii="Times New Roman" w:eastAsia="宋体" w:hAnsi="Times New Roman" w:cs="Times New Roman"/>
          <w:sz w:val="21"/>
          <w:szCs w:val="21"/>
          <w:lang w:val="fr-FR"/>
        </w:rPr>
        <w:t>在灵魂中安然成长，在等待中结出果实，正如福音书中那美而神圣的表达：</w:t>
      </w:r>
      <w:r w:rsidRPr="00AE2F29">
        <w:rPr>
          <w:rFonts w:ascii="Times New Roman" w:eastAsia="宋体" w:hAnsi="Times New Roman" w:cs="Times New Roman"/>
          <w:sz w:val="21"/>
          <w:szCs w:val="21"/>
          <w:lang w:val="fr-FR"/>
        </w:rPr>
        <w:t>καρποφοροῦσιν ἐν ὑπομονῇ[</w:t>
      </w:r>
      <w:r w:rsidRPr="00AE2F29">
        <w:rPr>
          <w:rFonts w:ascii="Times New Roman" w:eastAsia="宋体" w:hAnsi="Times New Roman" w:cs="Times New Roman"/>
          <w:sz w:val="21"/>
          <w:szCs w:val="21"/>
          <w:lang w:val="fr-FR"/>
        </w:rPr>
        <w:t>在等待中结出果实</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。人们通常将此译作</w:t>
      </w:r>
      <w:r w:rsidRPr="00AE2F29">
        <w:rPr>
          <w:rFonts w:ascii="Times New Roman" w:eastAsia="宋体" w:hAnsi="Times New Roman" w:cs="Times New Roman"/>
          <w:sz w:val="21"/>
          <w:szCs w:val="21"/>
          <w:lang w:val="fr-FR"/>
        </w:rPr>
        <w:t>in patientia[</w:t>
      </w:r>
      <w:r w:rsidRPr="00AE2F29">
        <w:rPr>
          <w:rFonts w:ascii="Times New Roman" w:eastAsia="宋体" w:hAnsi="Times New Roman" w:cs="Times New Roman"/>
          <w:sz w:val="21"/>
          <w:szCs w:val="21"/>
          <w:lang w:val="fr-FR"/>
        </w:rPr>
        <w:t>在忍耐中</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，但</w:t>
      </w:r>
      <w:r w:rsidRPr="00AE2F29">
        <w:rPr>
          <w:rFonts w:ascii="Times New Roman" w:eastAsia="宋体" w:hAnsi="Times New Roman" w:cs="Times New Roman"/>
          <w:sz w:val="21"/>
          <w:szCs w:val="21"/>
          <w:lang w:val="fr-FR"/>
        </w:rPr>
        <w:t>ΰπομἐνειν</w:t>
      </w:r>
      <w:r w:rsidRPr="00AE2F29">
        <w:rPr>
          <w:rFonts w:ascii="Times New Roman" w:eastAsia="宋体" w:hAnsi="Times New Roman" w:cs="Times New Roman"/>
          <w:sz w:val="21"/>
          <w:szCs w:val="21"/>
          <w:lang w:val="fr-FR"/>
        </w:rPr>
        <w:t>却有着截然不同的意味。它是指静立原地，凝然不动，在等待中，</w:t>
      </w:r>
      <w:proofErr w:type="gramStart"/>
      <w:r w:rsidRPr="00AE2F29">
        <w:rPr>
          <w:rFonts w:ascii="Times New Roman" w:eastAsia="宋体" w:hAnsi="Times New Roman" w:cs="Times New Roman"/>
          <w:sz w:val="21"/>
          <w:szCs w:val="21"/>
          <w:lang w:val="fr-FR"/>
        </w:rPr>
        <w:t>不</w:t>
      </w:r>
      <w:proofErr w:type="gramEnd"/>
      <w:r w:rsidRPr="00AE2F29">
        <w:rPr>
          <w:rFonts w:ascii="Times New Roman" w:eastAsia="宋体" w:hAnsi="Times New Roman" w:cs="Times New Roman"/>
          <w:sz w:val="21"/>
          <w:szCs w:val="21"/>
          <w:lang w:val="fr-FR"/>
        </w:rPr>
        <w:t>为何外来的冲击所动摇。</w:t>
      </w:r>
    </w:p>
    <w:p w14:paraId="04B44291"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将其所处时代的不幸嵌入血肉的人有福了。他们有认识真相并凝思所处世界的不幸现实的能力与职责。这正是救赎的职责。二十个世纪以前，在罗马帝国，不幸体现为奴役，其极致的形式便是钉十字架。</w:t>
      </w:r>
    </w:p>
    <w:p w14:paraId="126A6A41"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lastRenderedPageBreak/>
        <w:t>但那些肩负职责却不履行的人有祸了。</w:t>
      </w:r>
    </w:p>
    <w:p w14:paraId="177AEE39"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您说您从未感到善恶的分别，若较真起来，这话站不住脚，因为您所谈论的，其实您心中的另一个人，而他无疑正是您心中的邪恶；您很清楚，哪怕是在不确定（</w:t>
      </w:r>
      <w:r w:rsidRPr="00AE2F29">
        <w:rPr>
          <w:rFonts w:ascii="Times New Roman" w:eastAsia="宋体" w:hAnsi="Times New Roman" w:cs="Times New Roman"/>
          <w:sz w:val="21"/>
          <w:szCs w:val="21"/>
          <w:lang w:val="fr-FR"/>
        </w:rPr>
        <w:t>incertitude</w:t>
      </w:r>
      <w:r w:rsidRPr="00AE2F29">
        <w:rPr>
          <w:rFonts w:ascii="Times New Roman" w:eastAsia="宋体" w:hAnsi="Times New Roman" w:cs="Times New Roman"/>
          <w:sz w:val="21"/>
          <w:szCs w:val="21"/>
          <w:lang w:val="fr-FR"/>
        </w:rPr>
        <w:t>）之中，只要肯细心分辨，您也大都能在您的思想、言语和行动中辨明何者是在以您自身为代价来喂养另一个人，何者又是以那人为代价来喂养您自己。</w:t>
      </w:r>
      <w:proofErr w:type="gramStart"/>
      <w:r w:rsidRPr="00AE2F29">
        <w:rPr>
          <w:rFonts w:ascii="Times New Roman" w:eastAsia="宋体" w:hAnsi="Times New Roman" w:cs="Times New Roman"/>
          <w:sz w:val="21"/>
          <w:szCs w:val="21"/>
          <w:lang w:val="fr-FR"/>
        </w:rPr>
        <w:t>您实际</w:t>
      </w:r>
      <w:proofErr w:type="gramEnd"/>
      <w:r w:rsidRPr="00AE2F29">
        <w:rPr>
          <w:rFonts w:ascii="Times New Roman" w:eastAsia="宋体" w:hAnsi="Times New Roman" w:cs="Times New Roman"/>
          <w:sz w:val="21"/>
          <w:szCs w:val="21"/>
          <w:lang w:val="fr-FR"/>
        </w:rPr>
        <w:t>的意思是，您不同意承认这一区别关涉善恶。</w:t>
      </w:r>
    </w:p>
    <w:p w14:paraId="6211B36F"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这份</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同意</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绝非易事，因为它一旦做出便不容回头。灵魂在善的面前是位处子，一经交付便不容回头，正如女子一旦许身于男子便失掉童贞。她仍可出轨，甚至通奸，却再无可能恢复童贞。因此，那一声</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是</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让她惧怕。爱战胜这份恐惧。</w:t>
      </w:r>
    </w:p>
    <w:p w14:paraId="5C1D820A"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对于每一个人，都有这样一个无人知晓，连当事人自己也不知晓的日子，但这日子早已确定，从那时起，灵魂将无法再保有童贞。倘若到了尘埃落定之时，灵魂仍未</w:t>
      </w:r>
      <w:proofErr w:type="gramStart"/>
      <w:r w:rsidRPr="00AE2F29">
        <w:rPr>
          <w:rFonts w:ascii="Times New Roman" w:eastAsia="宋体" w:hAnsi="Times New Roman" w:cs="Times New Roman"/>
          <w:sz w:val="21"/>
          <w:szCs w:val="21"/>
          <w:lang w:val="fr-FR"/>
        </w:rPr>
        <w:t>同意被善取走</w:t>
      </w:r>
      <w:proofErr w:type="gramEnd"/>
      <w:r w:rsidRPr="00AE2F29">
        <w:rPr>
          <w:rFonts w:ascii="Times New Roman" w:eastAsia="宋体" w:hAnsi="Times New Roman" w:cs="Times New Roman"/>
          <w:sz w:val="21"/>
          <w:szCs w:val="21"/>
          <w:lang w:val="fr-FR"/>
        </w:rPr>
        <w:t>，</w:t>
      </w:r>
      <w:proofErr w:type="gramStart"/>
      <w:r w:rsidRPr="00AE2F29">
        <w:rPr>
          <w:rFonts w:ascii="Times New Roman" w:eastAsia="宋体" w:hAnsi="Times New Roman" w:cs="Times New Roman"/>
          <w:sz w:val="21"/>
          <w:szCs w:val="21"/>
          <w:lang w:val="fr-FR"/>
        </w:rPr>
        <w:t>恶便会旋即来</w:t>
      </w:r>
      <w:proofErr w:type="gramEnd"/>
      <w:r w:rsidRPr="00AE2F29">
        <w:rPr>
          <w:rFonts w:ascii="Times New Roman" w:eastAsia="宋体" w:hAnsi="Times New Roman" w:cs="Times New Roman"/>
          <w:sz w:val="21"/>
          <w:szCs w:val="21"/>
          <w:lang w:val="fr-FR"/>
        </w:rPr>
        <w:t>将它占据。</w:t>
      </w:r>
    </w:p>
    <w:p w14:paraId="731295DE" w14:textId="3A26BA81"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人在一生中可能随时</w:t>
      </w:r>
      <w:proofErr w:type="gramStart"/>
      <w:r w:rsidRPr="00AE2F29">
        <w:rPr>
          <w:rFonts w:ascii="Times New Roman" w:eastAsia="宋体" w:hAnsi="Times New Roman" w:cs="Times New Roman"/>
          <w:sz w:val="21"/>
          <w:szCs w:val="21"/>
          <w:lang w:val="fr-FR"/>
        </w:rPr>
        <w:t>会向恶屈服</w:t>
      </w:r>
      <w:proofErr w:type="gramEnd"/>
      <w:r w:rsidRPr="00AE2F29">
        <w:rPr>
          <w:rFonts w:ascii="Times New Roman" w:eastAsia="宋体" w:hAnsi="Times New Roman" w:cs="Times New Roman"/>
          <w:sz w:val="21"/>
          <w:szCs w:val="21"/>
          <w:lang w:val="fr-FR"/>
        </w:rPr>
        <w:t>，因为这种屈服往往是无意识的，是不知不觉地将一个外部的权威引入内心；灵魂尚未将贞洁交出，就已先服下了麻药。它无需说</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是</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便可被恶得手。而善唯有在灵魂说</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是</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后才会进入。但这场婚媾带来的恐惧如此</w:t>
      </w:r>
      <w:r w:rsidR="001C2CD7" w:rsidRPr="00AE2F29">
        <w:rPr>
          <w:rFonts w:ascii="Times New Roman" w:eastAsia="宋体" w:hAnsi="Times New Roman" w:cs="Times New Roman"/>
          <w:sz w:val="21"/>
          <w:szCs w:val="21"/>
          <w:lang w:val="fr-FR"/>
        </w:rPr>
        <w:t>剧烈</w:t>
      </w:r>
      <w:r w:rsidRPr="00AE2F29">
        <w:rPr>
          <w:rFonts w:ascii="Times New Roman" w:eastAsia="宋体" w:hAnsi="Times New Roman" w:cs="Times New Roman"/>
          <w:sz w:val="21"/>
          <w:szCs w:val="21"/>
          <w:lang w:val="fr-FR"/>
        </w:rPr>
        <w:t>，使得没有哪个灵魂能够对善说</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是</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，除非那将决定命运的临界时刻（</w:t>
      </w:r>
      <w:r w:rsidRPr="00AE2F29">
        <w:rPr>
          <w:rFonts w:ascii="Times New Roman" w:eastAsia="宋体" w:hAnsi="Times New Roman" w:cs="Times New Roman"/>
          <w:sz w:val="21"/>
          <w:szCs w:val="21"/>
          <w:lang w:val="fr-FR"/>
        </w:rPr>
        <w:t>instant limite</w:t>
      </w:r>
      <w:r w:rsidRPr="00AE2F29">
        <w:rPr>
          <w:rFonts w:ascii="Times New Roman" w:eastAsia="宋体" w:hAnsi="Times New Roman" w:cs="Times New Roman"/>
          <w:sz w:val="21"/>
          <w:szCs w:val="21"/>
          <w:lang w:val="fr-FR"/>
        </w:rPr>
        <w:t>）向它逼来，几乎迫在眉睫。对于他们中的某些人，这一临界时刻可能在五岁时便已到来，而对另一些人则或许是六十岁。此外，无论在这之前还是之后，人都无法对其定位，因为这瞬间永恒的抉择只是在时间之流中的投影。对于那些早已委身于恶的人，这一临界时刻已不具备现实性。人类所能做到的极限，不过是在这一时刻到来之前，仍保有对善说</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是</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的能力（</w:t>
      </w:r>
      <w:r w:rsidRPr="00AE2F29">
        <w:rPr>
          <w:rFonts w:ascii="Times New Roman" w:eastAsia="宋体" w:hAnsi="Times New Roman" w:cs="Times New Roman"/>
          <w:sz w:val="21"/>
          <w:szCs w:val="21"/>
          <w:lang w:val="fr-FR"/>
        </w:rPr>
        <w:t>faculté</w:t>
      </w:r>
      <w:r w:rsidRPr="00AE2F29">
        <w:rPr>
          <w:rFonts w:ascii="Times New Roman" w:eastAsia="宋体" w:hAnsi="Times New Roman" w:cs="Times New Roman"/>
          <w:sz w:val="21"/>
          <w:szCs w:val="21"/>
          <w:lang w:val="fr-FR"/>
        </w:rPr>
        <w:t>）。</w:t>
      </w:r>
    </w:p>
    <w:p w14:paraId="2B0C567E"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我确信，对您而言，这一临界时刻尚未到来。我并无洞察人心的能力，但某些迹象使我相信，它已离您不远。而您的</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同意</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能力显然完好无损。</w:t>
      </w:r>
    </w:p>
    <w:p w14:paraId="135EE888"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我想，您一旦同意了善，便会打破那层蛋壳，或许会有一段过渡期，但恐怕不会太久；当您抵达外部的一刻，您将原谅那</w:t>
      </w:r>
      <w:proofErr w:type="gramStart"/>
      <w:r w:rsidRPr="00AE2F29">
        <w:rPr>
          <w:rFonts w:ascii="Times New Roman" w:eastAsia="宋体" w:hAnsi="Times New Roman" w:cs="Times New Roman"/>
          <w:sz w:val="21"/>
          <w:szCs w:val="21"/>
          <w:lang w:val="fr-FR"/>
        </w:rPr>
        <w:t>枚曾经射入您</w:t>
      </w:r>
      <w:proofErr w:type="gramEnd"/>
      <w:r w:rsidRPr="00AE2F29">
        <w:rPr>
          <w:rFonts w:ascii="Times New Roman" w:eastAsia="宋体" w:hAnsi="Times New Roman" w:cs="Times New Roman"/>
          <w:sz w:val="21"/>
          <w:szCs w:val="21"/>
          <w:lang w:val="fr-FR"/>
        </w:rPr>
        <w:t>身体的子弹，以及由它引导的整个宇宙。</w:t>
      </w:r>
    </w:p>
    <w:p w14:paraId="3B0B6B32"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在准备同意与上帝的婚媾时，理智的任务在于注视心中的邪恶，并予以憎恶。无需试图将它抹除，而只需单纯地辨识；即便远在向其敌人说</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是</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以前，也要这样长久地注视，直到心生厌恶。</w:t>
      </w:r>
    </w:p>
    <w:p w14:paraId="401C2313"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lastRenderedPageBreak/>
        <w:t>我相信</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也许对所有人都是如此，但尤其对那些遭逢不幸的人而言，对承受生物性不幸的人而言</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邪恶的根源就在于幻想（</w:t>
      </w:r>
      <w:r w:rsidRPr="00AE2F29">
        <w:rPr>
          <w:rFonts w:ascii="Times New Roman" w:eastAsia="宋体" w:hAnsi="Times New Roman" w:cs="Times New Roman"/>
          <w:sz w:val="21"/>
          <w:szCs w:val="21"/>
          <w:lang w:val="fr-FR"/>
        </w:rPr>
        <w:t>rêverie</w:t>
      </w:r>
      <w:r w:rsidRPr="00AE2F29">
        <w:rPr>
          <w:rFonts w:ascii="Times New Roman" w:eastAsia="宋体" w:hAnsi="Times New Roman" w:cs="Times New Roman"/>
          <w:sz w:val="21"/>
          <w:szCs w:val="21"/>
          <w:lang w:val="fr-FR"/>
        </w:rPr>
        <w:t>）。幻想是不幸者的唯一慰藉，唯一财富，也是他们抵御时间的可怕重负的唯一援手；一个看似无害且不可或缺的援手。我们又怎能弃它不用？它唯一的缺陷就是它并非真实。若有人出于真理之爱而将它舍弃，那便是出于爱的疯狂而舍弃全部财富（</w:t>
      </w:r>
      <w:r w:rsidRPr="00AE2F29">
        <w:rPr>
          <w:rFonts w:ascii="Times New Roman" w:eastAsia="宋体" w:hAnsi="Times New Roman" w:cs="Times New Roman"/>
          <w:sz w:val="21"/>
          <w:szCs w:val="21"/>
          <w:lang w:val="fr-FR"/>
        </w:rPr>
        <w:t>biens</w:t>
      </w:r>
      <w:r w:rsidRPr="00AE2F29">
        <w:rPr>
          <w:rFonts w:ascii="Times New Roman" w:eastAsia="宋体" w:hAnsi="Times New Roman" w:cs="Times New Roman"/>
          <w:sz w:val="21"/>
          <w:szCs w:val="21"/>
          <w:lang w:val="fr-FR"/>
        </w:rPr>
        <w:t>），去追随那化身为人的真理（</w:t>
      </w:r>
      <w:r w:rsidRPr="00AE2F29">
        <w:rPr>
          <w:rFonts w:ascii="Times New Roman" w:eastAsia="宋体" w:hAnsi="Times New Roman" w:cs="Times New Roman"/>
          <w:sz w:val="21"/>
          <w:szCs w:val="21"/>
          <w:lang w:val="fr-FR"/>
        </w:rPr>
        <w:t>en personne la Vérité</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 xml:space="preserve"> </w:t>
      </w:r>
      <w:r w:rsidRPr="00AE2F29">
        <w:rPr>
          <w:rFonts w:ascii="Times New Roman" w:eastAsia="宋体" w:hAnsi="Times New Roman" w:cs="Times New Roman"/>
          <w:sz w:val="21"/>
          <w:szCs w:val="21"/>
          <w:lang w:val="fr-FR"/>
        </w:rPr>
        <w:t>这样才算真正地背起十字架。这十字架就是时间。</w:t>
      </w:r>
    </w:p>
    <w:p w14:paraId="127A5570"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在临界时刻尚未迫近时，人无需立即舍弃幻想，但必须趁早认清它的本质；同时，哪怕是在我们完全倚赖于它的时候，也不要片刻忘记，它在全部形式下</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无论是因其幼稚而显得毫无危害，还是因其正派以及同艺术、爱情或友谊（甚至大众意义上的宗教）的联系而显得可亲可敬</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都无一例外，只是谎言。它驱逐了爱。爱是真实。</w:t>
      </w:r>
    </w:p>
    <w:p w14:paraId="7A2C72BD"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这些话语</w:t>
      </w:r>
      <w:proofErr w:type="gramStart"/>
      <w:r w:rsidRPr="00AE2F29">
        <w:rPr>
          <w:rFonts w:ascii="Times New Roman" w:eastAsia="宋体" w:hAnsi="Times New Roman" w:cs="Times New Roman"/>
          <w:sz w:val="21"/>
          <w:szCs w:val="21"/>
          <w:lang w:val="fr-FR"/>
        </w:rPr>
        <w:t>若非已</w:t>
      </w:r>
      <w:proofErr w:type="gramEnd"/>
      <w:r w:rsidRPr="00AE2F29">
        <w:rPr>
          <w:rFonts w:ascii="Times New Roman" w:eastAsia="宋体" w:hAnsi="Times New Roman" w:cs="Times New Roman"/>
          <w:sz w:val="21"/>
          <w:szCs w:val="21"/>
          <w:lang w:val="fr-FR"/>
        </w:rPr>
        <w:t>在我内心沉思良久，我绝不会如此向您倾诉。然而，尽管我不愿轻信这种印象，我仍情不自禁地感到，是上帝出于对您的</w:t>
      </w:r>
      <w:proofErr w:type="gramStart"/>
      <w:r w:rsidRPr="00AE2F29">
        <w:rPr>
          <w:rFonts w:ascii="Times New Roman" w:eastAsia="宋体" w:hAnsi="Times New Roman" w:cs="Times New Roman"/>
          <w:sz w:val="21"/>
          <w:szCs w:val="21"/>
          <w:lang w:val="fr-FR"/>
        </w:rPr>
        <w:t>爱才藉我把</w:t>
      </w:r>
      <w:proofErr w:type="gramEnd"/>
      <w:r w:rsidRPr="00AE2F29">
        <w:rPr>
          <w:rFonts w:ascii="Times New Roman" w:eastAsia="宋体" w:hAnsi="Times New Roman" w:cs="Times New Roman"/>
          <w:sz w:val="21"/>
          <w:szCs w:val="21"/>
          <w:lang w:val="fr-FR"/>
        </w:rPr>
        <w:t>它们传递给您。正如圣饼哪怕是由最劣质的，甚至烂了大半的面粉制成，也无损其圣性。</w:t>
      </w:r>
    </w:p>
    <w:p w14:paraId="163AC0B0"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您说我是以对自身的不信任为代价换取了某些道德品质。但请容许我说，我对自身的态度并非是不信任，而是某种鄙夷、憎恶和反感的混合体，其根源更深，在于某些生物性机制。也即肉体的痛苦。十二年来，我始终被一种痛苦占据，这痛苦落在我神经系统的核心，我灵魂与身体的交汇处，哪怕在睡梦中也从未有片刻停止。十多年来，这种状态连同极度的疲乏感，使我在专注与精神劳作方面的努力一次次付之东流，如一名即将被翌日斩首的死囚般了无希望。在那些努力显得只是徒劳，结不出任何显著果实的时候，情况就更是如此。我在十四岁时获得的一种信仰曾经支撑着我，使我坚信任何货真价实的专注都不是徒然，即使它们永远也无法直接或间接地结出可见的果实。然而，从某一时刻起，由于身心交瘁和痛苦的加剧，我感到自己的整个灵魂堕入了一种丑陋不堪的贬黜（</w:t>
      </w:r>
      <w:r w:rsidRPr="00AE2F29">
        <w:rPr>
          <w:rFonts w:ascii="Times New Roman" w:eastAsia="宋体" w:hAnsi="Times New Roman" w:cs="Times New Roman"/>
          <w:sz w:val="21"/>
          <w:szCs w:val="21"/>
          <w:lang w:val="fr-FR"/>
        </w:rPr>
        <w:t>déchéance</w:t>
      </w:r>
      <w:r w:rsidRPr="00AE2F29">
        <w:rPr>
          <w:rFonts w:ascii="Times New Roman" w:eastAsia="宋体" w:hAnsi="Times New Roman" w:cs="Times New Roman"/>
          <w:sz w:val="21"/>
          <w:szCs w:val="21"/>
          <w:lang w:val="fr-FR"/>
        </w:rPr>
        <w:t>），以至在那几周里我焦虑地反复自问，是否赴死才是我最为紧迫的义务，纵使一想到生命竟将</w:t>
      </w:r>
      <w:proofErr w:type="gramStart"/>
      <w:r w:rsidRPr="00AE2F29">
        <w:rPr>
          <w:rFonts w:ascii="Times New Roman" w:eastAsia="宋体" w:hAnsi="Times New Roman" w:cs="Times New Roman"/>
          <w:sz w:val="21"/>
          <w:szCs w:val="21"/>
          <w:lang w:val="fr-FR"/>
        </w:rPr>
        <w:t>在此般</w:t>
      </w:r>
      <w:proofErr w:type="gramEnd"/>
      <w:r w:rsidRPr="00AE2F29">
        <w:rPr>
          <w:rFonts w:ascii="Times New Roman" w:eastAsia="宋体" w:hAnsi="Times New Roman" w:cs="Times New Roman"/>
          <w:sz w:val="21"/>
          <w:szCs w:val="21"/>
          <w:lang w:val="fr-FR"/>
        </w:rPr>
        <w:t>的恐怖中</w:t>
      </w:r>
      <w:proofErr w:type="gramStart"/>
      <w:r w:rsidRPr="00AE2F29">
        <w:rPr>
          <w:rFonts w:ascii="Times New Roman" w:eastAsia="宋体" w:hAnsi="Times New Roman" w:cs="Times New Roman"/>
          <w:sz w:val="21"/>
          <w:szCs w:val="21"/>
          <w:lang w:val="fr-FR"/>
        </w:rPr>
        <w:t>作结便令我</w:t>
      </w:r>
      <w:proofErr w:type="gramEnd"/>
      <w:r w:rsidRPr="00AE2F29">
        <w:rPr>
          <w:rFonts w:ascii="Times New Roman" w:eastAsia="宋体" w:hAnsi="Times New Roman" w:cs="Times New Roman"/>
          <w:sz w:val="21"/>
          <w:szCs w:val="21"/>
          <w:lang w:val="fr-FR"/>
        </w:rPr>
        <w:t>毛骨悚然。就如我曾告诉您的，我最终决定只在一定的条件下赴死，这使我恢复了平静。</w:t>
      </w:r>
    </w:p>
    <w:p w14:paraId="66FED582" w14:textId="47C2014C"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不久以前，我曾</w:t>
      </w:r>
      <w:ins w:id="42" w:author="王星皓" w:date="2025-07-23T10:47:00Z" w16du:dateUtc="2025-07-23T02:47:00Z">
        <w:r w:rsidR="00BF1E10">
          <w:rPr>
            <w:rFonts w:ascii="Times New Roman" w:eastAsia="宋体" w:hAnsi="Times New Roman" w:cs="Times New Roman" w:hint="eastAsia"/>
            <w:sz w:val="21"/>
            <w:szCs w:val="21"/>
            <w:lang w:val="fr-FR"/>
          </w:rPr>
          <w:t>以常年如此</w:t>
        </w:r>
      </w:ins>
      <w:del w:id="43" w:author="王星皓" w:date="2025-07-23T10:47:00Z" w16du:dateUtc="2025-07-23T02:47:00Z">
        <w:r w:rsidRPr="00AE2F29" w:rsidDel="00BF1E10">
          <w:rPr>
            <w:rFonts w:ascii="Times New Roman" w:eastAsia="宋体" w:hAnsi="Times New Roman" w:cs="Times New Roman"/>
            <w:sz w:val="21"/>
            <w:szCs w:val="21"/>
            <w:lang w:val="fr-FR"/>
          </w:rPr>
          <w:delText>带着积年来</w:delText>
        </w:r>
      </w:del>
      <w:r w:rsidRPr="00AE2F29">
        <w:rPr>
          <w:rFonts w:ascii="Times New Roman" w:eastAsia="宋体" w:hAnsi="Times New Roman" w:cs="Times New Roman"/>
          <w:sz w:val="21"/>
          <w:szCs w:val="21"/>
          <w:lang w:val="fr-FR"/>
        </w:rPr>
        <w:t>的身体状态，在巴黎地区的机械工厂做工一年。这段个人经历与对我</w:t>
      </w:r>
      <w:ins w:id="44" w:author="王星皓" w:date="2025-07-23T10:47:00Z" w16du:dateUtc="2025-07-23T02:47:00Z">
        <w:r w:rsidR="00DC7594">
          <w:rPr>
            <w:rFonts w:ascii="Times New Roman" w:eastAsia="宋体" w:hAnsi="Times New Roman" w:cs="Times New Roman" w:hint="eastAsia"/>
            <w:sz w:val="21"/>
            <w:szCs w:val="21"/>
            <w:lang w:val="fr-FR"/>
          </w:rPr>
          <w:t>周围</w:t>
        </w:r>
      </w:ins>
      <w:del w:id="45" w:author="王星皓" w:date="2025-07-23T10:47:00Z" w16du:dateUtc="2025-07-23T02:47:00Z">
        <w:r w:rsidRPr="00AE2F29" w:rsidDel="00DC7594">
          <w:rPr>
            <w:rFonts w:ascii="Times New Roman" w:eastAsia="宋体" w:hAnsi="Times New Roman" w:cs="Times New Roman"/>
            <w:sz w:val="21"/>
            <w:szCs w:val="21"/>
            <w:lang w:val="fr-FR"/>
          </w:rPr>
          <w:delText>四周</w:delText>
        </w:r>
      </w:del>
      <w:r w:rsidRPr="00AE2F29">
        <w:rPr>
          <w:rFonts w:ascii="Times New Roman" w:eastAsia="宋体" w:hAnsi="Times New Roman" w:cs="Times New Roman"/>
          <w:sz w:val="21"/>
          <w:szCs w:val="21"/>
          <w:lang w:val="fr-FR"/>
        </w:rPr>
        <w:t>的劳苦大众</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我将自己视为他们中不可分割的一员</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的同情结合在一起，使那种由社会性贬低所导致的不幸深深植入了我的内心，从那以后，我便</w:t>
      </w:r>
      <w:r w:rsidRPr="00AE2F29">
        <w:rPr>
          <w:rFonts w:ascii="Times New Roman" w:eastAsia="宋体" w:hAnsi="Times New Roman" w:cs="Times New Roman"/>
          <w:sz w:val="21"/>
          <w:szCs w:val="21"/>
          <w:lang w:val="fr-FR"/>
        </w:rPr>
        <w:lastRenderedPageBreak/>
        <w:t>始终感到自己是一名奴隶，恰如该词在罗马人那里的意味。</w:t>
      </w:r>
    </w:p>
    <w:p w14:paraId="5951D78F" w14:textId="74540E5F"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当这一切发生时，上帝尚未在我心中占据一席之地。直到后来，大约在三年半前的某天，我再也无法对祂说</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不</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。在一次极度剧烈的身体疼痛中，我竭力去爱，尽管我觉得自己无权为这爱命名，就在那时，我毫无预备地</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因为我从未读过神秘主义著作</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感受到了一个临在，它比任何人类存在都要更为属人（</w:t>
      </w:r>
      <w:r w:rsidRPr="00AE2F29">
        <w:rPr>
          <w:rFonts w:ascii="Times New Roman" w:eastAsia="宋体" w:hAnsi="Times New Roman" w:cs="Times New Roman"/>
          <w:sz w:val="21"/>
          <w:szCs w:val="21"/>
          <w:lang w:val="fr-FR"/>
        </w:rPr>
        <w:t>personnelle</w:t>
      </w:r>
      <w:r w:rsidRPr="00AE2F29">
        <w:rPr>
          <w:rFonts w:ascii="Times New Roman" w:eastAsia="宋体" w:hAnsi="Times New Roman" w:cs="Times New Roman"/>
          <w:sz w:val="21"/>
          <w:szCs w:val="21"/>
          <w:lang w:val="fr-FR"/>
        </w:rPr>
        <w:t>）、更为确凿，也更为真实，无法为感觉或想象触及，好似心爱之人</w:t>
      </w:r>
      <w:ins w:id="46" w:author="王星皓" w:date="2025-07-23T10:49:00Z" w16du:dateUtc="2025-07-23T02:49:00Z">
        <w:r w:rsidR="00D55A4C">
          <w:rPr>
            <w:rFonts w:ascii="Times New Roman" w:eastAsia="宋体" w:hAnsi="Times New Roman" w:cs="Times New Roman" w:hint="eastAsia"/>
            <w:sz w:val="21"/>
            <w:szCs w:val="21"/>
            <w:lang w:val="fr-FR"/>
          </w:rPr>
          <w:t>至为</w:t>
        </w:r>
      </w:ins>
      <w:del w:id="47" w:author="王星皓" w:date="2025-07-23T10:49:00Z" w16du:dateUtc="2025-07-23T02:49:00Z">
        <w:r w:rsidRPr="00AE2F29" w:rsidDel="00D55A4C">
          <w:rPr>
            <w:rFonts w:ascii="Times New Roman" w:eastAsia="宋体" w:hAnsi="Times New Roman" w:cs="Times New Roman"/>
            <w:sz w:val="21"/>
            <w:szCs w:val="21"/>
            <w:lang w:val="fr-FR"/>
          </w:rPr>
          <w:delText>最</w:delText>
        </w:r>
      </w:del>
      <w:r w:rsidRPr="00AE2F29">
        <w:rPr>
          <w:rFonts w:ascii="Times New Roman" w:eastAsia="宋体" w:hAnsi="Times New Roman" w:cs="Times New Roman"/>
          <w:sz w:val="21"/>
          <w:szCs w:val="21"/>
          <w:lang w:val="fr-FR"/>
        </w:rPr>
        <w:t>温柔</w:t>
      </w:r>
      <w:ins w:id="48" w:author="王星皓" w:date="2025-07-23T10:49:00Z" w16du:dateUtc="2025-07-23T02:49:00Z">
        <w:r w:rsidR="00D55A4C">
          <w:rPr>
            <w:rFonts w:ascii="Times New Roman" w:eastAsia="宋体" w:hAnsi="Times New Roman" w:cs="Times New Roman" w:hint="eastAsia"/>
            <w:sz w:val="21"/>
            <w:szCs w:val="21"/>
            <w:lang w:val="fr-FR"/>
          </w:rPr>
          <w:t>的</w:t>
        </w:r>
      </w:ins>
      <w:r w:rsidRPr="00AE2F29">
        <w:rPr>
          <w:rFonts w:ascii="Times New Roman" w:eastAsia="宋体" w:hAnsi="Times New Roman" w:cs="Times New Roman"/>
          <w:sz w:val="21"/>
          <w:szCs w:val="21"/>
          <w:lang w:val="fr-FR"/>
        </w:rPr>
        <w:t>微笑中流露出的爱意。从那往后，上帝与基督之名便不可抗拒地汇入了我的思想。</w:t>
      </w:r>
    </w:p>
    <w:p w14:paraId="33C7620A" w14:textId="524E88D0"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此前，我仅</w:t>
      </w:r>
      <w:del w:id="49" w:author="王星皓" w:date="2025-07-23T10:49:00Z" w16du:dateUtc="2025-07-23T02:49:00Z">
        <w:r w:rsidRPr="00AE2F29" w:rsidDel="00CB6122">
          <w:rPr>
            <w:rFonts w:ascii="Times New Roman" w:eastAsia="宋体" w:hAnsi="Times New Roman" w:cs="Times New Roman"/>
            <w:sz w:val="21"/>
            <w:szCs w:val="21"/>
            <w:lang w:val="fr-FR"/>
          </w:rPr>
          <w:delText>仅</w:delText>
        </w:r>
      </w:del>
      <w:r w:rsidRPr="00AE2F29">
        <w:rPr>
          <w:rFonts w:ascii="Times New Roman" w:eastAsia="宋体" w:hAnsi="Times New Roman" w:cs="Times New Roman"/>
          <w:sz w:val="21"/>
          <w:szCs w:val="21"/>
          <w:lang w:val="fr-FR"/>
        </w:rPr>
        <w:t>信仰</w:t>
      </w:r>
      <w:proofErr w:type="gramStart"/>
      <w:r w:rsidRPr="00AE2F29">
        <w:rPr>
          <w:rFonts w:ascii="Times New Roman" w:eastAsia="宋体" w:hAnsi="Times New Roman" w:cs="Times New Roman"/>
          <w:sz w:val="21"/>
          <w:szCs w:val="21"/>
          <w:lang w:val="fr-FR"/>
        </w:rPr>
        <w:t>斯多亚派</w:t>
      </w:r>
      <w:proofErr w:type="gramEnd"/>
      <w:r w:rsidRPr="00AE2F29">
        <w:rPr>
          <w:rFonts w:ascii="Times New Roman" w:eastAsia="宋体" w:hAnsi="Times New Roman" w:cs="Times New Roman"/>
          <w:sz w:val="21"/>
          <w:szCs w:val="21"/>
          <w:lang w:val="fr-FR"/>
        </w:rPr>
        <w:t>的</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爱命运</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amor fati</w:t>
      </w:r>
      <w:r w:rsidRPr="00AE2F29">
        <w:rPr>
          <w:rFonts w:ascii="Times New Roman" w:eastAsia="宋体" w:hAnsi="Times New Roman" w:cs="Times New Roman"/>
          <w:sz w:val="21"/>
          <w:szCs w:val="21"/>
          <w:lang w:val="fr-FR"/>
        </w:rPr>
        <w:t>），并始终如马克</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奥勒</w:t>
      </w:r>
      <w:proofErr w:type="gramStart"/>
      <w:r w:rsidRPr="00AE2F29">
        <w:rPr>
          <w:rFonts w:ascii="Times New Roman" w:eastAsia="宋体" w:hAnsi="Times New Roman" w:cs="Times New Roman"/>
          <w:sz w:val="21"/>
          <w:szCs w:val="21"/>
          <w:lang w:val="fr-FR"/>
        </w:rPr>
        <w:t>留那样</w:t>
      </w:r>
      <w:proofErr w:type="gramEnd"/>
      <w:r w:rsidRPr="00AE2F29">
        <w:rPr>
          <w:rFonts w:ascii="Times New Roman" w:eastAsia="宋体" w:hAnsi="Times New Roman" w:cs="Times New Roman"/>
          <w:sz w:val="21"/>
          <w:szCs w:val="21"/>
          <w:lang w:val="fr-FR"/>
        </w:rPr>
        <w:t>忠实地将它</w:t>
      </w:r>
      <w:proofErr w:type="gramStart"/>
      <w:r w:rsidRPr="00AE2F29">
        <w:rPr>
          <w:rFonts w:ascii="Times New Roman" w:eastAsia="宋体" w:hAnsi="Times New Roman" w:cs="Times New Roman"/>
          <w:sz w:val="21"/>
          <w:szCs w:val="21"/>
          <w:lang w:val="fr-FR"/>
        </w:rPr>
        <w:t>践行</w:t>
      </w:r>
      <w:proofErr w:type="gramEnd"/>
      <w:r w:rsidRPr="00AE2F29">
        <w:rPr>
          <w:rFonts w:ascii="Times New Roman" w:eastAsia="宋体" w:hAnsi="Times New Roman" w:cs="Times New Roman"/>
          <w:sz w:val="21"/>
          <w:szCs w:val="21"/>
          <w:lang w:val="fr-FR"/>
        </w:rPr>
        <w:t>。那是一种对宇宙城邦的爱，爱这因其美丽而受珍视的原乡（</w:t>
      </w:r>
      <w:r w:rsidRPr="00AE2F29">
        <w:rPr>
          <w:rFonts w:ascii="Times New Roman" w:eastAsia="宋体" w:hAnsi="Times New Roman" w:cs="Times New Roman"/>
          <w:sz w:val="21"/>
          <w:szCs w:val="21"/>
          <w:lang w:val="fr-FR"/>
        </w:rPr>
        <w:t>pays natal</w:t>
      </w:r>
      <w:r w:rsidRPr="00AE2F29">
        <w:rPr>
          <w:rFonts w:ascii="Times New Roman" w:eastAsia="宋体" w:hAnsi="Times New Roman" w:cs="Times New Roman"/>
          <w:sz w:val="21"/>
          <w:szCs w:val="21"/>
          <w:lang w:val="fr-FR"/>
        </w:rPr>
        <w:t>），这为每个灵魂所钟爱的</w:t>
      </w:r>
      <w:ins w:id="50" w:author="王星皓" w:date="2025-07-23T10:49:00Z" w16du:dateUtc="2025-07-23T02:49:00Z">
        <w:r w:rsidR="00CB6122">
          <w:rPr>
            <w:rFonts w:ascii="Times New Roman" w:eastAsia="宋体" w:hAnsi="Times New Roman" w:cs="Times New Roman" w:hint="eastAsia"/>
            <w:sz w:val="21"/>
            <w:szCs w:val="21"/>
            <w:lang w:val="fr-FR"/>
          </w:rPr>
          <w:t>母</w:t>
        </w:r>
      </w:ins>
      <w:del w:id="51" w:author="王星皓" w:date="2025-07-23T10:49:00Z" w16du:dateUtc="2025-07-23T02:49:00Z">
        <w:r w:rsidRPr="00AE2F29" w:rsidDel="00CB6122">
          <w:rPr>
            <w:rFonts w:ascii="Times New Roman" w:eastAsia="宋体" w:hAnsi="Times New Roman" w:cs="Times New Roman"/>
            <w:sz w:val="21"/>
            <w:szCs w:val="21"/>
            <w:lang w:val="fr-FR"/>
          </w:rPr>
          <w:delText>祖</w:delText>
        </w:r>
      </w:del>
      <w:r w:rsidRPr="00AE2F29">
        <w:rPr>
          <w:rFonts w:ascii="Times New Roman" w:eastAsia="宋体" w:hAnsi="Times New Roman" w:cs="Times New Roman"/>
          <w:sz w:val="21"/>
          <w:szCs w:val="21"/>
          <w:lang w:val="fr-FR"/>
        </w:rPr>
        <w:t>国；爱它由内在秩序与必然性整体所构成的实底，以其中所发生的一切事件。</w:t>
      </w:r>
    </w:p>
    <w:p w14:paraId="0308F25A" w14:textId="59586EFF"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其结果是，本该与受苦和</w:t>
      </w:r>
      <w:proofErr w:type="gramStart"/>
      <w:r w:rsidRPr="00AE2F29">
        <w:rPr>
          <w:rFonts w:ascii="Times New Roman" w:eastAsia="宋体" w:hAnsi="Times New Roman" w:cs="Times New Roman"/>
          <w:sz w:val="21"/>
          <w:szCs w:val="21"/>
          <w:lang w:val="fr-FR"/>
        </w:rPr>
        <w:t>不幸相</w:t>
      </w:r>
      <w:proofErr w:type="gramEnd"/>
      <w:r w:rsidRPr="00AE2F29">
        <w:rPr>
          <w:rFonts w:ascii="Times New Roman" w:eastAsia="宋体" w:hAnsi="Times New Roman" w:cs="Times New Roman"/>
          <w:sz w:val="21"/>
          <w:szCs w:val="21"/>
          <w:lang w:val="fr-FR"/>
        </w:rPr>
        <w:t>系的不可化约的憎恶和反感全都转回了我自己。这种情感在量上十分巨大，因为那众多的痛苦</w:t>
      </w:r>
      <w:ins w:id="52" w:author="王星皓" w:date="2025-07-23T10:50:00Z" w16du:dateUtc="2025-07-23T02:50:00Z">
        <w:r w:rsidR="00CB6122">
          <w:rPr>
            <w:rFonts w:ascii="Times New Roman" w:eastAsia="宋体" w:hAnsi="Times New Roman" w:cs="Times New Roman" w:hint="eastAsia"/>
            <w:sz w:val="21"/>
            <w:szCs w:val="21"/>
            <w:lang w:val="fr-FR"/>
          </w:rPr>
          <w:t>全都</w:t>
        </w:r>
      </w:ins>
      <w:del w:id="53" w:author="王星皓" w:date="2025-07-23T10:50:00Z" w16du:dateUtc="2025-07-23T02:50:00Z">
        <w:r w:rsidRPr="00AE2F29" w:rsidDel="00CB6122">
          <w:rPr>
            <w:rFonts w:ascii="Times New Roman" w:eastAsia="宋体" w:hAnsi="Times New Roman" w:cs="Times New Roman"/>
            <w:sz w:val="21"/>
            <w:szCs w:val="21"/>
            <w:lang w:val="fr-FR"/>
          </w:rPr>
          <w:delText>已</w:delText>
        </w:r>
      </w:del>
      <w:r w:rsidRPr="00AE2F29">
        <w:rPr>
          <w:rFonts w:ascii="Times New Roman" w:eastAsia="宋体" w:hAnsi="Times New Roman" w:cs="Times New Roman"/>
          <w:sz w:val="21"/>
          <w:szCs w:val="21"/>
          <w:lang w:val="fr-FR"/>
        </w:rPr>
        <w:t>扎入</w:t>
      </w:r>
      <w:ins w:id="54" w:author="王星皓" w:date="2025-07-23T10:50:00Z" w16du:dateUtc="2025-07-23T02:50:00Z">
        <w:r w:rsidR="00CB6122">
          <w:rPr>
            <w:rFonts w:ascii="Times New Roman" w:eastAsia="宋体" w:hAnsi="Times New Roman" w:cs="Times New Roman" w:hint="eastAsia"/>
            <w:sz w:val="21"/>
            <w:szCs w:val="21"/>
            <w:lang w:val="fr-FR"/>
          </w:rPr>
          <w:t>了</w:t>
        </w:r>
      </w:ins>
      <w:r w:rsidRPr="00AE2F29">
        <w:rPr>
          <w:rFonts w:ascii="Times New Roman" w:eastAsia="宋体" w:hAnsi="Times New Roman" w:cs="Times New Roman"/>
          <w:sz w:val="21"/>
          <w:szCs w:val="21"/>
          <w:lang w:val="fr-FR"/>
        </w:rPr>
        <w:t>我万般思绪的根处，无一例外。</w:t>
      </w:r>
    </w:p>
    <w:p w14:paraId="09461C93" w14:textId="7E3AB8F4"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甚至到达了</w:t>
      </w:r>
      <w:ins w:id="55" w:author="王星皓" w:date="2025-07-23T10:51:00Z" w16du:dateUtc="2025-07-23T02:51:00Z">
        <w:r w:rsidR="00CB6122">
          <w:rPr>
            <w:rFonts w:ascii="Times New Roman" w:eastAsia="宋体" w:hAnsi="Times New Roman" w:cs="Times New Roman" w:hint="eastAsia"/>
            <w:sz w:val="21"/>
            <w:szCs w:val="21"/>
            <w:lang w:val="fr-FR"/>
          </w:rPr>
          <w:t>此等</w:t>
        </w:r>
      </w:ins>
      <w:del w:id="56" w:author="王星皓" w:date="2025-07-23T10:51:00Z" w16du:dateUtc="2025-07-23T02:51:00Z">
        <w:r w:rsidRPr="00AE2F29" w:rsidDel="00CB6122">
          <w:rPr>
            <w:rFonts w:ascii="Times New Roman" w:eastAsia="宋体" w:hAnsi="Times New Roman" w:cs="Times New Roman"/>
            <w:sz w:val="21"/>
            <w:szCs w:val="21"/>
            <w:lang w:val="fr-FR"/>
          </w:rPr>
          <w:delText>这样的</w:delText>
        </w:r>
      </w:del>
      <w:r w:rsidRPr="00AE2F29">
        <w:rPr>
          <w:rFonts w:ascii="Times New Roman" w:eastAsia="宋体" w:hAnsi="Times New Roman" w:cs="Times New Roman"/>
          <w:sz w:val="21"/>
          <w:szCs w:val="21"/>
          <w:lang w:val="fr-FR"/>
        </w:rPr>
        <w:t>程度：我完全无法想象有人会对我产生友情。如果说我相信您的友情，那也只是因为您曾亲口向我担保，而我的理性告诉我应当相信这点，并给您信任。但仅就我的想象力而言，这件事从未有丝毫可能。</w:t>
      </w:r>
    </w:p>
    <w:p w14:paraId="61C2D785"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正因我自身想象力的贫瘠，做成这项不可能之事的人们总是令我格外动容。因为对我而言，友情不单是一种无与伦比的赐福，更是一眼不可测度的生命源泉，这话并非比喻，而是实实在在的。因为不单我的身体，就连我的灵魂也早已被苦难荼毒，因而无法容纳思想，使它不得不另寻居所。它只能在上帝中短暂停留。更多时候，它在事物中寻找落脚</w:t>
      </w:r>
      <w:del w:id="57" w:author="王星皓" w:date="2025-07-23T10:52:00Z" w16du:dateUtc="2025-07-23T02:52:00Z">
        <w:r w:rsidRPr="00AE2F29" w:rsidDel="00A77380">
          <w:rPr>
            <w:rFonts w:ascii="Times New Roman" w:eastAsia="宋体" w:hAnsi="Times New Roman" w:cs="Times New Roman"/>
            <w:sz w:val="21"/>
            <w:szCs w:val="21"/>
            <w:lang w:val="fr-FR"/>
          </w:rPr>
          <w:delText>之</w:delText>
        </w:r>
      </w:del>
      <w:r w:rsidRPr="00AE2F29">
        <w:rPr>
          <w:rFonts w:ascii="Times New Roman" w:eastAsia="宋体" w:hAnsi="Times New Roman" w:cs="Times New Roman"/>
          <w:sz w:val="21"/>
          <w:szCs w:val="21"/>
          <w:lang w:val="fr-FR"/>
        </w:rPr>
        <w:t>处。但</w:t>
      </w:r>
      <w:proofErr w:type="gramStart"/>
      <w:r w:rsidRPr="00AE2F29">
        <w:rPr>
          <w:rFonts w:ascii="Times New Roman" w:eastAsia="宋体" w:hAnsi="Times New Roman" w:cs="Times New Roman"/>
          <w:sz w:val="21"/>
          <w:szCs w:val="21"/>
          <w:lang w:val="fr-FR"/>
        </w:rPr>
        <w:t>一</w:t>
      </w:r>
      <w:proofErr w:type="gramEnd"/>
      <w:r w:rsidRPr="00AE2F29">
        <w:rPr>
          <w:rFonts w:ascii="Times New Roman" w:eastAsia="宋体" w:hAnsi="Times New Roman" w:cs="Times New Roman"/>
          <w:sz w:val="21"/>
          <w:szCs w:val="21"/>
          <w:lang w:val="fr-FR"/>
        </w:rPr>
        <w:t>种属人的思想若从不</w:t>
      </w:r>
      <w:proofErr w:type="gramStart"/>
      <w:r w:rsidRPr="00AE2F29">
        <w:rPr>
          <w:rFonts w:ascii="Times New Roman" w:eastAsia="宋体" w:hAnsi="Times New Roman" w:cs="Times New Roman"/>
          <w:sz w:val="21"/>
          <w:szCs w:val="21"/>
          <w:lang w:val="fr-FR"/>
        </w:rPr>
        <w:t>栖身于属人</w:t>
      </w:r>
      <w:proofErr w:type="gramEnd"/>
      <w:r w:rsidRPr="00AE2F29">
        <w:rPr>
          <w:rFonts w:ascii="Times New Roman" w:eastAsia="宋体" w:hAnsi="Times New Roman" w:cs="Times New Roman"/>
          <w:sz w:val="21"/>
          <w:szCs w:val="21"/>
          <w:lang w:val="fr-FR"/>
        </w:rPr>
        <w:t>的事物，那便是反自然的。因此，友情便在最实际的意义上，为我的思想提供了那份无法从上帝或世界之美中获得的生命。</w:t>
      </w:r>
    </w:p>
    <w:p w14:paraId="0AD2E8EB"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由此您可想见，当您向我允诺友情时，您所给出的是何等残酷的赐福（</w:t>
      </w:r>
      <w:r w:rsidRPr="00AE2F29">
        <w:rPr>
          <w:rFonts w:ascii="Times New Roman" w:eastAsia="宋体" w:hAnsi="Times New Roman" w:cs="Times New Roman"/>
          <w:sz w:val="21"/>
          <w:szCs w:val="21"/>
          <w:lang w:val="fr-FR"/>
        </w:rPr>
        <w:t>cruel bienfait</w:t>
      </w:r>
      <w:r w:rsidRPr="00AE2F29">
        <w:rPr>
          <w:rFonts w:ascii="Times New Roman" w:eastAsia="宋体" w:hAnsi="Times New Roman" w:cs="Times New Roman"/>
          <w:sz w:val="21"/>
          <w:szCs w:val="21"/>
          <w:lang w:val="fr-FR"/>
        </w:rPr>
        <w:t>）。</w:t>
      </w:r>
    </w:p>
    <w:p w14:paraId="583E413B" w14:textId="4E64233E"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我之所以向您吐露这些，是因为我相信您能理解，因为在您最近的那本书中有一句话使我读到了自己，其中您说，您的朋友们误解了您，因为他们以为您实存着。这是一种唯有将实存本身径直感受为持续性的痛苦的人才能理解的感受。对这些人来说，基督口中的</w:t>
      </w:r>
      <w:r w:rsidRPr="00AE2F29">
        <w:rPr>
          <w:rFonts w:ascii="Times New Roman" w:eastAsia="宋体" w:hAnsi="Times New Roman" w:cs="Times New Roman"/>
          <w:sz w:val="21"/>
          <w:szCs w:val="21"/>
          <w:lang w:val="fr-FR"/>
        </w:rPr>
        <w:t>“</w:t>
      </w:r>
      <w:r w:rsidR="00541F9E" w:rsidRPr="00AE2F29">
        <w:rPr>
          <w:rFonts w:ascii="Times New Roman" w:eastAsia="宋体" w:hAnsi="Times New Roman" w:cs="Times New Roman"/>
          <w:sz w:val="21"/>
          <w:szCs w:val="21"/>
          <w:lang w:val="fr-FR"/>
        </w:rPr>
        <w:t>倒空自我</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十分轻省。但或许，正因为过于轻省，所以算不得善工。不过我却相信，这种轻省本</w:t>
      </w:r>
      <w:r w:rsidRPr="00AE2F29">
        <w:rPr>
          <w:rFonts w:ascii="Times New Roman" w:eastAsia="宋体" w:hAnsi="Times New Roman" w:cs="Times New Roman"/>
          <w:sz w:val="21"/>
          <w:szCs w:val="21"/>
          <w:lang w:val="fr-FR"/>
        </w:rPr>
        <w:lastRenderedPageBreak/>
        <w:t>身就是份极大的恩宠。</w:t>
      </w:r>
    </w:p>
    <w:p w14:paraId="675967AC"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我深信，不论是不幸，还是对完美之美（</w:t>
      </w:r>
      <w:r w:rsidRPr="00AE2F29">
        <w:rPr>
          <w:rFonts w:ascii="Times New Roman" w:eastAsia="宋体" w:hAnsi="Times New Roman" w:cs="Times New Roman"/>
          <w:sz w:val="21"/>
          <w:szCs w:val="21"/>
          <w:lang w:val="fr-FR"/>
        </w:rPr>
        <w:t>parfaite beauté</w:t>
      </w:r>
      <w:r w:rsidRPr="00AE2F29">
        <w:rPr>
          <w:rFonts w:ascii="Times New Roman" w:eastAsia="宋体" w:hAnsi="Times New Roman" w:cs="Times New Roman"/>
          <w:sz w:val="21"/>
          <w:szCs w:val="21"/>
          <w:lang w:val="fr-FR"/>
        </w:rPr>
        <w:t>）的参与所引发的纯粹喜乐，都共同意味着人格性实存的消解，而唯有藉由这两把唯一的钥匙，我们才可进入那个纯洁的国度，那个自由呼吸的国度；真实的国度。</w:t>
      </w:r>
    </w:p>
    <w:p w14:paraId="6BEB1942"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不过必须确保两者不相掺杂，喜乐中不能有丝毫不满，不幸中不能有丝毫慰藉。</w:t>
      </w:r>
    </w:p>
    <w:p w14:paraId="3534E8C5"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您一定明白，这份在不幸深处被触及的神圣之爱，就如基督受难后的复活，构成了</w:t>
      </w:r>
      <w:proofErr w:type="gramStart"/>
      <w:r w:rsidRPr="00AE2F29">
        <w:rPr>
          <w:rFonts w:ascii="Times New Roman" w:eastAsia="宋体" w:hAnsi="Times New Roman" w:cs="Times New Roman"/>
          <w:sz w:val="21"/>
          <w:szCs w:val="21"/>
          <w:lang w:val="fr-FR"/>
        </w:rPr>
        <w:t>喜乐那</w:t>
      </w:r>
      <w:proofErr w:type="gramEnd"/>
      <w:r w:rsidRPr="00AE2F29">
        <w:rPr>
          <w:rFonts w:ascii="Times New Roman" w:eastAsia="宋体" w:hAnsi="Times New Roman" w:cs="Times New Roman"/>
          <w:sz w:val="21"/>
          <w:szCs w:val="21"/>
          <w:lang w:val="fr-FR"/>
        </w:rPr>
        <w:t>超越感性的本质与内核。而这绝非某种慰藉。它任痛苦待在原处。</w:t>
      </w:r>
    </w:p>
    <w:p w14:paraId="49D2A7B4"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我要向您说句极为严峻的话，而面对心爱之人，这话更是难以启齿、难以忍受：对于那些身陷不幸的人，恶或许应被定义为</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一切可能带来慰藉的事物</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w:t>
      </w:r>
    </w:p>
    <w:p w14:paraId="317891F0" w14:textId="03FAA1EB"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那些纯粹的喜乐</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无论是暂时替代了痛苦，还是与痛苦交织</w:t>
      </w:r>
      <w:r w:rsidRPr="00AE2F29">
        <w:rPr>
          <w:rFonts w:ascii="Times New Roman" w:eastAsia="宋体" w:hAnsi="Times New Roman" w:cs="Times New Roman"/>
          <w:sz w:val="21"/>
          <w:szCs w:val="21"/>
          <w:lang w:val="fr-FR"/>
        </w:rPr>
        <w:t>——</w:t>
      </w:r>
      <w:r w:rsidRPr="00AE2F29">
        <w:rPr>
          <w:rFonts w:ascii="Times New Roman" w:eastAsia="宋体" w:hAnsi="Times New Roman" w:cs="Times New Roman"/>
          <w:sz w:val="21"/>
          <w:szCs w:val="21"/>
          <w:lang w:val="fr-FR"/>
        </w:rPr>
        <w:t>从来都不是慰藉。相反，人们往往能在痛苦病态的恶化中</w:t>
      </w:r>
      <w:r w:rsidR="003D3FB5">
        <w:rPr>
          <w:rFonts w:ascii="Times New Roman" w:eastAsia="宋体" w:hAnsi="Times New Roman" w:cs="Times New Roman" w:hint="eastAsia"/>
          <w:sz w:val="21"/>
          <w:szCs w:val="21"/>
          <w:lang w:val="fr-FR"/>
        </w:rPr>
        <w:t>寻得</w:t>
      </w:r>
      <w:r w:rsidRPr="00AE2F29">
        <w:rPr>
          <w:rFonts w:ascii="Times New Roman" w:eastAsia="宋体" w:hAnsi="Times New Roman" w:cs="Times New Roman"/>
          <w:sz w:val="21"/>
          <w:szCs w:val="21"/>
          <w:lang w:val="fr-FR"/>
        </w:rPr>
        <w:t>宽慰。这一点对我来说十分清楚，但我不确定自己表达得是否确切。</w:t>
      </w:r>
    </w:p>
    <w:p w14:paraId="79836D17" w14:textId="77777777"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懒惰，陷入惰性，这是种尤为可鄙的慰藉</w:t>
      </w:r>
      <w:del w:id="58" w:author="王星皓" w:date="2025-07-23T10:43:00Z" w16du:dateUtc="2025-07-23T02:43:00Z">
        <w:r w:rsidRPr="00AE2F29" w:rsidDel="008927E1">
          <w:rPr>
            <w:rFonts w:ascii="Times New Roman" w:eastAsia="宋体" w:hAnsi="Times New Roman" w:cs="Times New Roman"/>
            <w:sz w:val="21"/>
            <w:szCs w:val="21"/>
            <w:lang w:val="fr-FR"/>
          </w:rPr>
          <w:delText>形式</w:delText>
        </w:r>
      </w:del>
      <w:r w:rsidRPr="00AE2F29">
        <w:rPr>
          <w:rFonts w:ascii="Times New Roman" w:eastAsia="宋体" w:hAnsi="Times New Roman" w:cs="Times New Roman"/>
          <w:sz w:val="21"/>
          <w:szCs w:val="21"/>
          <w:lang w:val="fr-FR"/>
        </w:rPr>
        <w:t>，而我时常，每天，甚至可说是每一小时，都屈从于这种诱惑。这使我鄙视自己。</w:t>
      </w:r>
    </w:p>
    <w:p w14:paraId="41FD0171" w14:textId="382C0FD5" w:rsidR="00CB6AB9" w:rsidRPr="00AE2F29" w:rsidRDefault="00CB6AB9" w:rsidP="0006786F">
      <w:pPr>
        <w:spacing w:after="200" w:line="360" w:lineRule="auto"/>
        <w:ind w:firstLineChars="200" w:firstLine="420"/>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我意识到我还没有</w:t>
      </w:r>
      <w:proofErr w:type="gramStart"/>
      <w:r w:rsidRPr="00AE2F29">
        <w:rPr>
          <w:rFonts w:ascii="Times New Roman" w:eastAsia="宋体" w:hAnsi="Times New Roman" w:cs="Times New Roman"/>
          <w:sz w:val="21"/>
          <w:szCs w:val="21"/>
          <w:lang w:val="fr-FR"/>
        </w:rPr>
        <w:t>回应您</w:t>
      </w:r>
      <w:proofErr w:type="gramEnd"/>
      <w:r w:rsidRPr="00AE2F29">
        <w:rPr>
          <w:rFonts w:ascii="Times New Roman" w:eastAsia="宋体" w:hAnsi="Times New Roman" w:cs="Times New Roman"/>
          <w:sz w:val="21"/>
          <w:szCs w:val="21"/>
          <w:lang w:val="fr-FR"/>
        </w:rPr>
        <w:t>的来信，虽然我还有很多话想</w:t>
      </w:r>
      <w:r w:rsidR="006311CB" w:rsidRPr="00AE2F29">
        <w:rPr>
          <w:rFonts w:ascii="Times New Roman" w:eastAsia="宋体" w:hAnsi="Times New Roman" w:cs="Times New Roman"/>
          <w:sz w:val="21"/>
          <w:szCs w:val="21"/>
          <w:lang w:val="fr-FR"/>
        </w:rPr>
        <w:t>对您</w:t>
      </w:r>
      <w:r w:rsidRPr="00AE2F29">
        <w:rPr>
          <w:rFonts w:ascii="Times New Roman" w:eastAsia="宋体" w:hAnsi="Times New Roman" w:cs="Times New Roman"/>
          <w:sz w:val="21"/>
          <w:szCs w:val="21"/>
          <w:lang w:val="fr-FR"/>
        </w:rPr>
        <w:t>说，但只能留待下一封信了。今天我只想对您表达</w:t>
      </w:r>
      <w:r w:rsidR="00466687" w:rsidRPr="00AE2F29">
        <w:rPr>
          <w:rFonts w:ascii="Times New Roman" w:eastAsia="宋体" w:hAnsi="Times New Roman" w:cs="Times New Roman"/>
          <w:sz w:val="21"/>
          <w:szCs w:val="21"/>
          <w:lang w:val="fr-FR"/>
        </w:rPr>
        <w:t>感谢</w:t>
      </w:r>
      <w:r w:rsidRPr="00AE2F29">
        <w:rPr>
          <w:rFonts w:ascii="Times New Roman" w:eastAsia="宋体" w:hAnsi="Times New Roman" w:cs="Times New Roman"/>
          <w:sz w:val="21"/>
          <w:szCs w:val="21"/>
          <w:lang w:val="fr-FR"/>
        </w:rPr>
        <w:t>。</w:t>
      </w:r>
    </w:p>
    <w:p w14:paraId="222D3015" w14:textId="77777777" w:rsidR="00CB6AB9" w:rsidRPr="00025573" w:rsidRDefault="00CB6AB9" w:rsidP="00CB6AB9">
      <w:pPr>
        <w:spacing w:after="200" w:line="360" w:lineRule="auto"/>
        <w:jc w:val="both"/>
        <w:rPr>
          <w:rFonts w:ascii="Times New Roman" w:eastAsia="宋体" w:hAnsi="Times New Roman" w:cs="Times New Roman"/>
          <w:i/>
          <w:iCs/>
          <w:sz w:val="21"/>
          <w:szCs w:val="21"/>
        </w:rPr>
      </w:pPr>
      <w:r w:rsidRPr="00025573">
        <w:rPr>
          <w:rFonts w:ascii="Times New Roman" w:eastAsia="宋体" w:hAnsi="Times New Roman" w:cs="Times New Roman"/>
          <w:i/>
          <w:iCs/>
          <w:sz w:val="21"/>
          <w:szCs w:val="21"/>
        </w:rPr>
        <w:t>Yours most truly.</w:t>
      </w:r>
    </w:p>
    <w:p w14:paraId="3A9A5BEA" w14:textId="77777777" w:rsidR="00CB6AB9" w:rsidRPr="00025573" w:rsidRDefault="00CB6AB9" w:rsidP="00CB6AB9">
      <w:pPr>
        <w:spacing w:after="200" w:line="360" w:lineRule="auto"/>
        <w:jc w:val="both"/>
        <w:rPr>
          <w:rFonts w:ascii="Times New Roman" w:eastAsia="宋体" w:hAnsi="Times New Roman" w:cs="Times New Roman"/>
          <w:sz w:val="21"/>
          <w:szCs w:val="21"/>
        </w:rPr>
      </w:pPr>
      <w:r w:rsidRPr="00AE2F29">
        <w:rPr>
          <w:rFonts w:ascii="Times New Roman" w:eastAsia="宋体" w:hAnsi="Times New Roman" w:cs="Times New Roman"/>
          <w:sz w:val="21"/>
          <w:szCs w:val="21"/>
          <w:lang w:val="fr-FR"/>
        </w:rPr>
        <w:t>西蒙娜</w:t>
      </w:r>
      <w:r w:rsidRPr="00025573">
        <w:rPr>
          <w:rFonts w:ascii="Times New Roman" w:eastAsia="宋体" w:hAnsi="Times New Roman" w:cs="Times New Roman"/>
          <w:sz w:val="21"/>
          <w:szCs w:val="21"/>
        </w:rPr>
        <w:t>·</w:t>
      </w:r>
      <w:proofErr w:type="gramStart"/>
      <w:r w:rsidRPr="00AE2F29">
        <w:rPr>
          <w:rFonts w:ascii="Times New Roman" w:eastAsia="宋体" w:hAnsi="Times New Roman" w:cs="Times New Roman"/>
          <w:sz w:val="21"/>
          <w:szCs w:val="21"/>
          <w:lang w:val="fr-FR"/>
        </w:rPr>
        <w:t>薇</w:t>
      </w:r>
      <w:proofErr w:type="gramEnd"/>
      <w:r w:rsidRPr="00AE2F29">
        <w:rPr>
          <w:rFonts w:ascii="Times New Roman" w:eastAsia="宋体" w:hAnsi="Times New Roman" w:cs="Times New Roman"/>
          <w:sz w:val="21"/>
          <w:szCs w:val="21"/>
          <w:lang w:val="fr-FR"/>
        </w:rPr>
        <w:t>依</w:t>
      </w:r>
    </w:p>
    <w:p w14:paraId="024BD5F1" w14:textId="77777777" w:rsidR="00672D6A" w:rsidRPr="00025573" w:rsidRDefault="00672D6A" w:rsidP="00CB6AB9">
      <w:pPr>
        <w:spacing w:after="200" w:line="360" w:lineRule="auto"/>
        <w:jc w:val="both"/>
        <w:rPr>
          <w:rFonts w:ascii="Times New Roman" w:eastAsia="宋体" w:hAnsi="Times New Roman" w:cs="Times New Roman"/>
          <w:sz w:val="21"/>
          <w:szCs w:val="21"/>
        </w:rPr>
      </w:pPr>
    </w:p>
    <w:p w14:paraId="4EC4E205" w14:textId="1D1FF878" w:rsidR="00CB6AB9" w:rsidRPr="00AE2F29" w:rsidRDefault="00CB6AB9" w:rsidP="00CB6AB9">
      <w:pPr>
        <w:spacing w:after="200" w:line="360" w:lineRule="auto"/>
        <w:jc w:val="both"/>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随信附上我曾</w:t>
      </w:r>
      <w:r w:rsidR="00672D6A" w:rsidRPr="00AE2F29">
        <w:rPr>
          <w:rFonts w:ascii="Times New Roman" w:eastAsia="宋体" w:hAnsi="Times New Roman" w:cs="Times New Roman"/>
          <w:sz w:val="21"/>
          <w:szCs w:val="21"/>
          <w:lang w:val="fr-FR"/>
        </w:rPr>
        <w:t>为您朗读</w:t>
      </w:r>
      <w:r w:rsidRPr="00AE2F29">
        <w:rPr>
          <w:rFonts w:ascii="Times New Roman" w:eastAsia="宋体" w:hAnsi="Times New Roman" w:cs="Times New Roman"/>
          <w:sz w:val="21"/>
          <w:szCs w:val="21"/>
          <w:lang w:val="fr-FR"/>
        </w:rPr>
        <w:t>的那首英文小诗，</w:t>
      </w:r>
      <w:r w:rsidRPr="00AE2F29">
        <w:rPr>
          <w:rFonts w:ascii="Times New Roman" w:eastAsia="宋体" w:hAnsi="Times New Roman" w:cs="Times New Roman"/>
          <w:i/>
          <w:iCs/>
          <w:sz w:val="21"/>
          <w:szCs w:val="21"/>
          <w:lang w:val="fr-FR"/>
        </w:rPr>
        <w:t>Love</w:t>
      </w:r>
      <w:r w:rsidRPr="00AE2F29">
        <w:rPr>
          <w:rFonts w:ascii="Times New Roman" w:eastAsia="宋体" w:hAnsi="Times New Roman" w:cs="Times New Roman"/>
          <w:sz w:val="21"/>
          <w:szCs w:val="21"/>
          <w:lang w:val="fr-FR"/>
        </w:rPr>
        <w:t>；它曾在我的生命中扮演</w:t>
      </w:r>
      <w:r w:rsidR="008A048E" w:rsidRPr="00AE2F29">
        <w:rPr>
          <w:rFonts w:ascii="Times New Roman" w:eastAsia="宋体" w:hAnsi="Times New Roman" w:cs="Times New Roman"/>
          <w:sz w:val="21"/>
          <w:szCs w:val="21"/>
          <w:lang w:val="fr-FR"/>
        </w:rPr>
        <w:t>过</w:t>
      </w:r>
      <w:r w:rsidRPr="00AE2F29">
        <w:rPr>
          <w:rFonts w:ascii="Times New Roman" w:eastAsia="宋体" w:hAnsi="Times New Roman" w:cs="Times New Roman"/>
          <w:sz w:val="21"/>
          <w:szCs w:val="21"/>
          <w:lang w:val="fr-FR"/>
        </w:rPr>
        <w:t>十分重要的角色，因为正是在我专心背诵它时，基督第一次降临到我。我原以为</w:t>
      </w:r>
      <w:r w:rsidR="00C577E8" w:rsidRPr="00AE2F29">
        <w:rPr>
          <w:rFonts w:ascii="Times New Roman" w:eastAsia="宋体" w:hAnsi="Times New Roman" w:cs="Times New Roman"/>
          <w:sz w:val="21"/>
          <w:szCs w:val="21"/>
          <w:lang w:val="fr-FR"/>
        </w:rPr>
        <w:t>我</w:t>
      </w:r>
      <w:r w:rsidRPr="00AE2F29">
        <w:rPr>
          <w:rFonts w:ascii="Times New Roman" w:eastAsia="宋体" w:hAnsi="Times New Roman" w:cs="Times New Roman"/>
          <w:sz w:val="21"/>
          <w:szCs w:val="21"/>
          <w:lang w:val="fr-FR"/>
        </w:rPr>
        <w:t>只是在默诵一首美丽的小诗，却</w:t>
      </w:r>
      <w:proofErr w:type="gramStart"/>
      <w:r w:rsidRPr="00AE2F29">
        <w:rPr>
          <w:rFonts w:ascii="Times New Roman" w:eastAsia="宋体" w:hAnsi="Times New Roman" w:cs="Times New Roman"/>
          <w:sz w:val="21"/>
          <w:szCs w:val="21"/>
          <w:lang w:val="fr-FR"/>
        </w:rPr>
        <w:t>不知那竟成了</w:t>
      </w:r>
      <w:proofErr w:type="gramEnd"/>
      <w:r w:rsidRPr="00AE2F29">
        <w:rPr>
          <w:rFonts w:ascii="Times New Roman" w:eastAsia="宋体" w:hAnsi="Times New Roman" w:cs="Times New Roman"/>
          <w:sz w:val="21"/>
          <w:szCs w:val="21"/>
          <w:lang w:val="fr-FR"/>
        </w:rPr>
        <w:t>一次祈祷。</w:t>
      </w:r>
    </w:p>
    <w:p w14:paraId="721FB4A0" w14:textId="77777777" w:rsidR="00CB6AB9" w:rsidRPr="00AE2F29" w:rsidRDefault="00CB6AB9" w:rsidP="00CB6AB9">
      <w:pPr>
        <w:spacing w:after="200" w:line="360" w:lineRule="auto"/>
        <w:jc w:val="both"/>
        <w:rPr>
          <w:rFonts w:ascii="Times New Roman" w:eastAsia="宋体" w:hAnsi="Times New Roman" w:cs="Times New Roman"/>
          <w:sz w:val="21"/>
          <w:szCs w:val="21"/>
          <w:lang w:val="fr-FR"/>
        </w:rPr>
      </w:pPr>
    </w:p>
    <w:p w14:paraId="6BE29CEF" w14:textId="18453F7E"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Love</w:t>
      </w:r>
    </w:p>
    <w:p w14:paraId="6FAB7EE6" w14:textId="1A2581CF" w:rsidR="00AB1F28" w:rsidRPr="00025573" w:rsidRDefault="007A350C"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lastRenderedPageBreak/>
        <w:t>George Herbert</w:t>
      </w:r>
      <w:r w:rsidRPr="00AE2F29">
        <w:rPr>
          <w:rStyle w:val="af4"/>
          <w:rFonts w:ascii="Times New Roman" w:eastAsia="宋体" w:hAnsi="Times New Roman" w:cs="Times New Roman"/>
          <w:sz w:val="21"/>
          <w:szCs w:val="21"/>
          <w:lang w:val="fr-FR"/>
        </w:rPr>
        <w:footnoteReference w:id="36"/>
      </w:r>
    </w:p>
    <w:p w14:paraId="34B4BC05" w14:textId="77777777" w:rsidR="007A350C" w:rsidRPr="00025573" w:rsidRDefault="007A350C" w:rsidP="007A350C">
      <w:pPr>
        <w:spacing w:after="200" w:line="360" w:lineRule="auto"/>
        <w:jc w:val="center"/>
        <w:rPr>
          <w:rFonts w:ascii="Times New Roman" w:eastAsia="宋体" w:hAnsi="Times New Roman" w:cs="Times New Roman"/>
          <w:sz w:val="21"/>
          <w:szCs w:val="21"/>
        </w:rPr>
      </w:pPr>
    </w:p>
    <w:p w14:paraId="213023FC" w14:textId="77777777"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Love bade me welcome; yet my soul drew back,</w:t>
      </w:r>
    </w:p>
    <w:p w14:paraId="4EE139B6" w14:textId="77777777"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Guilty of dust and sin</w:t>
      </w:r>
      <w:r w:rsidRPr="00025573">
        <w:rPr>
          <w:rFonts w:ascii="Times New Roman" w:eastAsia="宋体" w:hAnsi="Times New Roman" w:cs="Times New Roman"/>
          <w:sz w:val="21"/>
          <w:szCs w:val="21"/>
        </w:rPr>
        <w:t>．</w:t>
      </w:r>
    </w:p>
    <w:p w14:paraId="316FD9AE" w14:textId="77777777"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But quick-eyed Love, observing me grow slack</w:t>
      </w:r>
    </w:p>
    <w:p w14:paraId="2AFEA488" w14:textId="77777777"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From my first entrance in,</w:t>
      </w:r>
    </w:p>
    <w:p w14:paraId="05FAB15A" w14:textId="77777777"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Drew nearer to me, sweetly questioning</w:t>
      </w:r>
    </w:p>
    <w:p w14:paraId="7D728928" w14:textId="77777777"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If I asked anything</w:t>
      </w:r>
      <w:r w:rsidRPr="00025573">
        <w:rPr>
          <w:rFonts w:ascii="Times New Roman" w:eastAsia="宋体" w:hAnsi="Times New Roman" w:cs="Times New Roman"/>
          <w:sz w:val="21"/>
          <w:szCs w:val="21"/>
        </w:rPr>
        <w:t>．</w:t>
      </w:r>
    </w:p>
    <w:p w14:paraId="2E04BDF7" w14:textId="77777777" w:rsidR="00AB1F28" w:rsidRPr="00025573" w:rsidRDefault="00AB1F28" w:rsidP="007A350C">
      <w:pPr>
        <w:spacing w:after="200" w:line="360" w:lineRule="auto"/>
        <w:jc w:val="center"/>
        <w:rPr>
          <w:rFonts w:ascii="Times New Roman" w:eastAsia="宋体" w:hAnsi="Times New Roman" w:cs="Times New Roman"/>
          <w:sz w:val="21"/>
          <w:szCs w:val="21"/>
        </w:rPr>
      </w:pPr>
    </w:p>
    <w:p w14:paraId="06F87F15" w14:textId="66CC180F"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 xml:space="preserve">“A </w:t>
      </w:r>
      <w:proofErr w:type="spellStart"/>
      <w:r w:rsidRPr="00025573">
        <w:rPr>
          <w:rFonts w:ascii="Times New Roman" w:eastAsia="宋体" w:hAnsi="Times New Roman" w:cs="Times New Roman"/>
          <w:sz w:val="21"/>
          <w:szCs w:val="21"/>
        </w:rPr>
        <w:t>guest,”I</w:t>
      </w:r>
      <w:proofErr w:type="spellEnd"/>
      <w:r w:rsidRPr="00025573">
        <w:rPr>
          <w:rFonts w:ascii="Times New Roman" w:eastAsia="宋体" w:hAnsi="Times New Roman" w:cs="Times New Roman"/>
          <w:sz w:val="21"/>
          <w:szCs w:val="21"/>
        </w:rPr>
        <w:t xml:space="preserve"> </w:t>
      </w:r>
      <w:proofErr w:type="spellStart"/>
      <w:r w:rsidRPr="00025573">
        <w:rPr>
          <w:rFonts w:ascii="Times New Roman" w:eastAsia="宋体" w:hAnsi="Times New Roman" w:cs="Times New Roman"/>
          <w:sz w:val="21"/>
          <w:szCs w:val="21"/>
        </w:rPr>
        <w:t>answered,“worthy</w:t>
      </w:r>
      <w:proofErr w:type="spellEnd"/>
      <w:r w:rsidRPr="00025573">
        <w:rPr>
          <w:rFonts w:ascii="Times New Roman" w:eastAsia="宋体" w:hAnsi="Times New Roman" w:cs="Times New Roman"/>
          <w:sz w:val="21"/>
          <w:szCs w:val="21"/>
        </w:rPr>
        <w:t xml:space="preserve"> to be here</w:t>
      </w:r>
      <w:r w:rsidRPr="00025573">
        <w:rPr>
          <w:rFonts w:ascii="Times New Roman" w:eastAsia="宋体" w:hAnsi="Times New Roman" w:cs="Times New Roman"/>
          <w:sz w:val="21"/>
          <w:szCs w:val="21"/>
        </w:rPr>
        <w:t>．</w:t>
      </w:r>
      <w:r w:rsidRPr="00025573">
        <w:rPr>
          <w:rFonts w:ascii="Times New Roman" w:eastAsia="宋体" w:hAnsi="Times New Roman" w:cs="Times New Roman"/>
          <w:sz w:val="21"/>
          <w:szCs w:val="21"/>
        </w:rPr>
        <w:t>”</w:t>
      </w:r>
    </w:p>
    <w:p w14:paraId="062FEDA6" w14:textId="3EC3D6D5"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 xml:space="preserve">Love </w:t>
      </w:r>
      <w:proofErr w:type="spellStart"/>
      <w:r w:rsidRPr="00025573">
        <w:rPr>
          <w:rFonts w:ascii="Times New Roman" w:eastAsia="宋体" w:hAnsi="Times New Roman" w:cs="Times New Roman"/>
          <w:sz w:val="21"/>
          <w:szCs w:val="21"/>
        </w:rPr>
        <w:t>said,“you</w:t>
      </w:r>
      <w:proofErr w:type="spellEnd"/>
      <w:r w:rsidRPr="00025573">
        <w:rPr>
          <w:rFonts w:ascii="Times New Roman" w:eastAsia="宋体" w:hAnsi="Times New Roman" w:cs="Times New Roman"/>
          <w:sz w:val="21"/>
          <w:szCs w:val="21"/>
        </w:rPr>
        <w:t xml:space="preserve"> should be he</w:t>
      </w:r>
      <w:r w:rsidRPr="00025573">
        <w:rPr>
          <w:rFonts w:ascii="Times New Roman" w:eastAsia="宋体" w:hAnsi="Times New Roman" w:cs="Times New Roman"/>
          <w:sz w:val="21"/>
          <w:szCs w:val="21"/>
        </w:rPr>
        <w:t>．</w:t>
      </w:r>
      <w:r w:rsidRPr="00025573">
        <w:rPr>
          <w:rFonts w:ascii="Times New Roman" w:eastAsia="宋体" w:hAnsi="Times New Roman" w:cs="Times New Roman"/>
          <w:sz w:val="21"/>
          <w:szCs w:val="21"/>
        </w:rPr>
        <w:t>”</w:t>
      </w:r>
    </w:p>
    <w:p w14:paraId="77BCA270" w14:textId="77777777"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“I, the unkind, ungrateful? Ah, my dear,</w:t>
      </w:r>
    </w:p>
    <w:p w14:paraId="1AB0982D" w14:textId="77777777"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I cannot look on thee</w:t>
      </w:r>
      <w:r w:rsidRPr="00025573">
        <w:rPr>
          <w:rFonts w:ascii="Times New Roman" w:eastAsia="宋体" w:hAnsi="Times New Roman" w:cs="Times New Roman"/>
          <w:sz w:val="21"/>
          <w:szCs w:val="21"/>
        </w:rPr>
        <w:t>．</w:t>
      </w:r>
      <w:r w:rsidRPr="00025573">
        <w:rPr>
          <w:rFonts w:ascii="Times New Roman" w:eastAsia="宋体" w:hAnsi="Times New Roman" w:cs="Times New Roman"/>
          <w:sz w:val="21"/>
          <w:szCs w:val="21"/>
        </w:rPr>
        <w:t>”</w:t>
      </w:r>
    </w:p>
    <w:p w14:paraId="03CAC8FF" w14:textId="77777777"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Love took my hand, and smiling, did reply,</w:t>
      </w:r>
    </w:p>
    <w:p w14:paraId="752DBD0E" w14:textId="1DC01A85"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“Who made the eyes but I?”</w:t>
      </w:r>
    </w:p>
    <w:p w14:paraId="76BAB912" w14:textId="77777777"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“Truth, Lord, but I have marred them: let my shame</w:t>
      </w:r>
    </w:p>
    <w:p w14:paraId="745AD275" w14:textId="77777777"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Go where it doth deserve</w:t>
      </w:r>
      <w:r w:rsidRPr="00025573">
        <w:rPr>
          <w:rFonts w:ascii="Times New Roman" w:eastAsia="宋体" w:hAnsi="Times New Roman" w:cs="Times New Roman"/>
          <w:sz w:val="21"/>
          <w:szCs w:val="21"/>
        </w:rPr>
        <w:t>．</w:t>
      </w:r>
      <w:r w:rsidRPr="00025573">
        <w:rPr>
          <w:rFonts w:ascii="Times New Roman" w:eastAsia="宋体" w:hAnsi="Times New Roman" w:cs="Times New Roman"/>
          <w:sz w:val="21"/>
          <w:szCs w:val="21"/>
        </w:rPr>
        <w:t>”</w:t>
      </w:r>
    </w:p>
    <w:p w14:paraId="5B48DA7F" w14:textId="299FDEFD"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 xml:space="preserve">“And know you </w:t>
      </w:r>
      <w:proofErr w:type="spellStart"/>
      <w:r w:rsidRPr="00025573">
        <w:rPr>
          <w:rFonts w:ascii="Times New Roman" w:eastAsia="宋体" w:hAnsi="Times New Roman" w:cs="Times New Roman"/>
          <w:sz w:val="21"/>
          <w:szCs w:val="21"/>
        </w:rPr>
        <w:t>not</w:t>
      </w:r>
      <w:proofErr w:type="gramStart"/>
      <w:r w:rsidRPr="00025573">
        <w:rPr>
          <w:rFonts w:ascii="Times New Roman" w:eastAsia="宋体" w:hAnsi="Times New Roman" w:cs="Times New Roman"/>
          <w:sz w:val="21"/>
          <w:szCs w:val="21"/>
        </w:rPr>
        <w:t>,”says</w:t>
      </w:r>
      <w:proofErr w:type="spellEnd"/>
      <w:proofErr w:type="gramEnd"/>
      <w:r w:rsidRPr="00025573">
        <w:rPr>
          <w:rFonts w:ascii="Times New Roman" w:eastAsia="宋体" w:hAnsi="Times New Roman" w:cs="Times New Roman"/>
          <w:sz w:val="21"/>
          <w:szCs w:val="21"/>
        </w:rPr>
        <w:t xml:space="preserve"> </w:t>
      </w:r>
      <w:proofErr w:type="spellStart"/>
      <w:proofErr w:type="gramStart"/>
      <w:r w:rsidRPr="00025573">
        <w:rPr>
          <w:rFonts w:ascii="Times New Roman" w:eastAsia="宋体" w:hAnsi="Times New Roman" w:cs="Times New Roman"/>
          <w:sz w:val="21"/>
          <w:szCs w:val="21"/>
        </w:rPr>
        <w:t>Love,“</w:t>
      </w:r>
      <w:proofErr w:type="gramEnd"/>
      <w:r w:rsidRPr="00025573">
        <w:rPr>
          <w:rFonts w:ascii="Times New Roman" w:eastAsia="宋体" w:hAnsi="Times New Roman" w:cs="Times New Roman"/>
          <w:sz w:val="21"/>
          <w:szCs w:val="21"/>
        </w:rPr>
        <w:t>who</w:t>
      </w:r>
      <w:proofErr w:type="spellEnd"/>
      <w:r w:rsidRPr="00025573">
        <w:rPr>
          <w:rFonts w:ascii="Times New Roman" w:eastAsia="宋体" w:hAnsi="Times New Roman" w:cs="Times New Roman"/>
          <w:sz w:val="21"/>
          <w:szCs w:val="21"/>
        </w:rPr>
        <w:t xml:space="preserve"> bore the blame?”</w:t>
      </w:r>
    </w:p>
    <w:p w14:paraId="14F32E0E" w14:textId="77777777"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t>“My dear, then I will serve</w:t>
      </w:r>
      <w:r w:rsidRPr="00025573">
        <w:rPr>
          <w:rFonts w:ascii="Times New Roman" w:eastAsia="宋体" w:hAnsi="Times New Roman" w:cs="Times New Roman"/>
          <w:sz w:val="21"/>
          <w:szCs w:val="21"/>
        </w:rPr>
        <w:t>．</w:t>
      </w:r>
      <w:r w:rsidRPr="00025573">
        <w:rPr>
          <w:rFonts w:ascii="Times New Roman" w:eastAsia="宋体" w:hAnsi="Times New Roman" w:cs="Times New Roman"/>
          <w:sz w:val="21"/>
          <w:szCs w:val="21"/>
        </w:rPr>
        <w:t>”</w:t>
      </w:r>
    </w:p>
    <w:p w14:paraId="503A827C" w14:textId="6CEA66B8" w:rsidR="00AB1F28" w:rsidRPr="00025573" w:rsidRDefault="00AB1F28" w:rsidP="007A350C">
      <w:pPr>
        <w:spacing w:after="200" w:line="360" w:lineRule="auto"/>
        <w:jc w:val="center"/>
        <w:rPr>
          <w:rFonts w:ascii="Times New Roman" w:eastAsia="宋体" w:hAnsi="Times New Roman" w:cs="Times New Roman"/>
          <w:sz w:val="21"/>
          <w:szCs w:val="21"/>
        </w:rPr>
      </w:pPr>
      <w:r w:rsidRPr="00025573">
        <w:rPr>
          <w:rFonts w:ascii="Times New Roman" w:eastAsia="宋体" w:hAnsi="Times New Roman" w:cs="Times New Roman"/>
          <w:sz w:val="21"/>
          <w:szCs w:val="21"/>
        </w:rPr>
        <w:lastRenderedPageBreak/>
        <w:t xml:space="preserve">“You must sit </w:t>
      </w:r>
      <w:proofErr w:type="spellStart"/>
      <w:r w:rsidRPr="00025573">
        <w:rPr>
          <w:rFonts w:ascii="Times New Roman" w:eastAsia="宋体" w:hAnsi="Times New Roman" w:cs="Times New Roman"/>
          <w:sz w:val="21"/>
          <w:szCs w:val="21"/>
        </w:rPr>
        <w:t>down,”says</w:t>
      </w:r>
      <w:proofErr w:type="spellEnd"/>
      <w:r w:rsidRPr="00025573">
        <w:rPr>
          <w:rFonts w:ascii="Times New Roman" w:eastAsia="宋体" w:hAnsi="Times New Roman" w:cs="Times New Roman"/>
          <w:sz w:val="21"/>
          <w:szCs w:val="21"/>
        </w:rPr>
        <w:t xml:space="preserve"> </w:t>
      </w:r>
      <w:proofErr w:type="spellStart"/>
      <w:r w:rsidRPr="00025573">
        <w:rPr>
          <w:rFonts w:ascii="Times New Roman" w:eastAsia="宋体" w:hAnsi="Times New Roman" w:cs="Times New Roman"/>
          <w:sz w:val="21"/>
          <w:szCs w:val="21"/>
        </w:rPr>
        <w:t>Love,“and</w:t>
      </w:r>
      <w:proofErr w:type="spellEnd"/>
      <w:r w:rsidRPr="00025573">
        <w:rPr>
          <w:rFonts w:ascii="Times New Roman" w:eastAsia="宋体" w:hAnsi="Times New Roman" w:cs="Times New Roman"/>
          <w:sz w:val="21"/>
          <w:szCs w:val="21"/>
        </w:rPr>
        <w:t xml:space="preserve"> taste my meat</w:t>
      </w:r>
      <w:r w:rsidRPr="00025573">
        <w:rPr>
          <w:rFonts w:ascii="Times New Roman" w:eastAsia="宋体" w:hAnsi="Times New Roman" w:cs="Times New Roman"/>
          <w:sz w:val="21"/>
          <w:szCs w:val="21"/>
        </w:rPr>
        <w:t>．</w:t>
      </w:r>
      <w:r w:rsidRPr="00025573">
        <w:rPr>
          <w:rFonts w:ascii="Times New Roman" w:eastAsia="宋体" w:hAnsi="Times New Roman" w:cs="Times New Roman"/>
          <w:sz w:val="21"/>
          <w:szCs w:val="21"/>
        </w:rPr>
        <w:t>”</w:t>
      </w:r>
    </w:p>
    <w:p w14:paraId="38F05D5C" w14:textId="6FACC01C" w:rsidR="00EA1B04" w:rsidRPr="00025573" w:rsidRDefault="00AB1F28" w:rsidP="007A350C">
      <w:pPr>
        <w:spacing w:after="200" w:line="360" w:lineRule="auto"/>
        <w:jc w:val="center"/>
        <w:rPr>
          <w:rFonts w:ascii="Times New Roman" w:eastAsia="宋体" w:hAnsi="Times New Roman" w:cs="Times New Roman"/>
          <w:sz w:val="21"/>
          <w:szCs w:val="21"/>
        </w:rPr>
      </w:pPr>
      <w:proofErr w:type="gramStart"/>
      <w:r w:rsidRPr="00025573">
        <w:rPr>
          <w:rFonts w:ascii="Times New Roman" w:eastAsia="宋体" w:hAnsi="Times New Roman" w:cs="Times New Roman"/>
          <w:sz w:val="21"/>
          <w:szCs w:val="21"/>
        </w:rPr>
        <w:t>So</w:t>
      </w:r>
      <w:proofErr w:type="gramEnd"/>
      <w:r w:rsidRPr="00025573">
        <w:rPr>
          <w:rFonts w:ascii="Times New Roman" w:eastAsia="宋体" w:hAnsi="Times New Roman" w:cs="Times New Roman"/>
          <w:sz w:val="21"/>
          <w:szCs w:val="21"/>
        </w:rPr>
        <w:t xml:space="preserve"> I did sit and eat.</w:t>
      </w:r>
    </w:p>
    <w:p w14:paraId="783A5614" w14:textId="77777777" w:rsidR="00EA1B04" w:rsidRPr="00025573" w:rsidRDefault="00EA1B04" w:rsidP="009900D1">
      <w:pPr>
        <w:spacing w:after="200" w:line="360" w:lineRule="auto"/>
        <w:rPr>
          <w:rFonts w:ascii="Times New Roman" w:hAnsi="Times New Roman" w:cs="Times New Roman"/>
          <w:sz w:val="21"/>
          <w:szCs w:val="21"/>
        </w:rPr>
      </w:pPr>
    </w:p>
    <w:p w14:paraId="5C329F20" w14:textId="1D0F8072" w:rsidR="007A350C" w:rsidRPr="00AE2F29" w:rsidRDefault="007A350C" w:rsidP="007A350C">
      <w:pPr>
        <w:spacing w:after="200" w:line="360" w:lineRule="auto"/>
        <w:jc w:val="center"/>
        <w:rPr>
          <w:rFonts w:ascii="宋体" w:eastAsia="宋体" w:hAnsi="宋体" w:cs="Times New Roman" w:hint="eastAsia"/>
          <w:sz w:val="21"/>
          <w:szCs w:val="21"/>
          <w:lang w:val="fr-FR"/>
        </w:rPr>
      </w:pPr>
      <w:r w:rsidRPr="00AE2F29">
        <w:rPr>
          <w:rFonts w:ascii="宋体" w:eastAsia="宋体" w:hAnsi="宋体" w:cs="Times New Roman"/>
          <w:sz w:val="21"/>
          <w:szCs w:val="21"/>
          <w:lang w:val="fr-FR"/>
        </w:rPr>
        <w:t>爱</w:t>
      </w:r>
    </w:p>
    <w:p w14:paraId="65810831" w14:textId="53B215E6" w:rsidR="00126E18" w:rsidRPr="00AE2F29" w:rsidRDefault="007A350C" w:rsidP="007A350C">
      <w:pPr>
        <w:spacing w:after="200" w:line="360" w:lineRule="auto"/>
        <w:jc w:val="center"/>
        <w:rPr>
          <w:rFonts w:ascii="宋体" w:eastAsia="宋体" w:hAnsi="宋体" w:cs="Times New Roman" w:hint="eastAsia"/>
          <w:lang w:val="fr-FR"/>
        </w:rPr>
      </w:pPr>
      <w:r w:rsidRPr="00AE2F29">
        <w:rPr>
          <w:rFonts w:ascii="宋体" w:eastAsia="宋体" w:hAnsi="宋体" w:cs="Times New Roman"/>
          <w:lang w:val="fr-FR"/>
        </w:rPr>
        <w:t>乔治·</w:t>
      </w:r>
      <w:proofErr w:type="gramStart"/>
      <w:r w:rsidRPr="00AE2F29">
        <w:rPr>
          <w:rFonts w:ascii="宋体" w:eastAsia="宋体" w:hAnsi="宋体" w:cs="Times New Roman"/>
          <w:lang w:val="fr-FR"/>
        </w:rPr>
        <w:t>赫</w:t>
      </w:r>
      <w:proofErr w:type="gramEnd"/>
      <w:r w:rsidRPr="00AE2F29">
        <w:rPr>
          <w:rFonts w:ascii="宋体" w:eastAsia="宋体" w:hAnsi="宋体" w:cs="Times New Roman"/>
          <w:lang w:val="fr-FR"/>
        </w:rPr>
        <w:t>伯特</w:t>
      </w:r>
      <w:r w:rsidR="00E83D2E" w:rsidRPr="00AE2F29">
        <w:rPr>
          <w:rFonts w:ascii="宋体" w:eastAsia="宋体" w:hAnsi="宋体" w:cs="Times New Roman"/>
          <w:lang w:val="fr-FR"/>
        </w:rPr>
        <w:t xml:space="preserve"> </w:t>
      </w:r>
    </w:p>
    <w:p w14:paraId="2110B039" w14:textId="77777777" w:rsidR="007A350C" w:rsidRPr="00AE2F29" w:rsidRDefault="007A350C" w:rsidP="007A350C">
      <w:pPr>
        <w:spacing w:after="200" w:line="360" w:lineRule="auto"/>
        <w:jc w:val="center"/>
        <w:rPr>
          <w:rFonts w:ascii="宋体" w:eastAsia="宋体" w:hAnsi="宋体" w:cs="Times New Roman" w:hint="eastAsia"/>
          <w:sz w:val="21"/>
          <w:szCs w:val="21"/>
          <w:lang w:val="fr-FR"/>
        </w:rPr>
      </w:pPr>
    </w:p>
    <w:p w14:paraId="6BA03884" w14:textId="77777777" w:rsidR="00386BD3" w:rsidRPr="00AE2F29" w:rsidRDefault="00386BD3"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t>爱吩咐我前来，我的灵魂却退缩，</w:t>
      </w:r>
    </w:p>
    <w:p w14:paraId="7CA4FF69" w14:textId="7FBE8C7E" w:rsidR="00386BD3" w:rsidRPr="00AE2F29" w:rsidRDefault="00386BD3"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t>愧疚于尘土</w:t>
      </w:r>
      <w:r w:rsidR="003479F5" w:rsidRPr="00AE2F29">
        <w:rPr>
          <w:rFonts w:cs="Times New Roman"/>
          <w:color w:val="111111"/>
          <w:sz w:val="21"/>
          <w:szCs w:val="21"/>
          <w:lang w:val="fr-FR"/>
        </w:rPr>
        <w:t>与</w:t>
      </w:r>
      <w:r w:rsidRPr="00AE2F29">
        <w:rPr>
          <w:rFonts w:cs="Times New Roman"/>
          <w:color w:val="111111"/>
          <w:sz w:val="21"/>
          <w:szCs w:val="21"/>
          <w:lang w:val="fr-FR"/>
        </w:rPr>
        <w:t>罪恶。</w:t>
      </w:r>
    </w:p>
    <w:p w14:paraId="60E748DE" w14:textId="77777777" w:rsidR="00386BD3" w:rsidRPr="00AE2F29" w:rsidRDefault="00386BD3"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t>然而明察的爱，当我初次进来</w:t>
      </w:r>
    </w:p>
    <w:p w14:paraId="23E351E1" w14:textId="77777777" w:rsidR="00386BD3" w:rsidRPr="00AE2F29" w:rsidRDefault="00386BD3"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t>就看出我的灰心，</w:t>
      </w:r>
    </w:p>
    <w:p w14:paraId="62C8E76C" w14:textId="77777777" w:rsidR="00386BD3" w:rsidRPr="00AE2F29" w:rsidRDefault="00386BD3"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t>于是靠近我，温柔地询问</w:t>
      </w:r>
    </w:p>
    <w:p w14:paraId="50630D66" w14:textId="77777777" w:rsidR="00386BD3" w:rsidRPr="00AE2F29" w:rsidRDefault="00386BD3"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t>是否需要什么。</w:t>
      </w:r>
    </w:p>
    <w:p w14:paraId="0305E2DE" w14:textId="77777777" w:rsidR="00386BD3" w:rsidRPr="00AE2F29" w:rsidRDefault="00386BD3"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t>“客人，”我回答，“才配得上这里。”</w:t>
      </w:r>
    </w:p>
    <w:p w14:paraId="13DD05D7" w14:textId="77777777" w:rsidR="00386BD3" w:rsidRPr="00AE2F29" w:rsidRDefault="00386BD3"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t>爱说：“你就是我的客。”</w:t>
      </w:r>
    </w:p>
    <w:p w14:paraId="2135BC83" w14:textId="77777777" w:rsidR="00386BD3" w:rsidRPr="00AE2F29" w:rsidRDefault="00386BD3"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t>“我？这不善不义之人？啊，我的爱，</w:t>
      </w:r>
    </w:p>
    <w:p w14:paraId="258DA8EF" w14:textId="77777777" w:rsidR="00386BD3" w:rsidRPr="00AE2F29" w:rsidRDefault="00386BD3"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t>我无法看向你。”</w:t>
      </w:r>
    </w:p>
    <w:p w14:paraId="4696AD45" w14:textId="19DCCE54" w:rsidR="00386BD3" w:rsidRPr="00AE2F29" w:rsidRDefault="00386BD3"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t>爱牵起我手，</w:t>
      </w:r>
      <w:r w:rsidR="00ED5DCA" w:rsidRPr="00AE2F29">
        <w:rPr>
          <w:rFonts w:cs="Times New Roman"/>
          <w:color w:val="111111"/>
          <w:sz w:val="21"/>
          <w:szCs w:val="21"/>
          <w:lang w:val="fr-FR"/>
        </w:rPr>
        <w:t>笑着</w:t>
      </w:r>
      <w:r w:rsidRPr="00AE2F29">
        <w:rPr>
          <w:rFonts w:cs="Times New Roman"/>
          <w:color w:val="111111"/>
          <w:sz w:val="21"/>
          <w:szCs w:val="21"/>
          <w:lang w:val="fr-FR"/>
        </w:rPr>
        <w:t>回答：</w:t>
      </w:r>
    </w:p>
    <w:p w14:paraId="1D81FEBE" w14:textId="77777777" w:rsidR="00386BD3" w:rsidRPr="00AE2F29" w:rsidRDefault="00386BD3"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t>“这双眼谁能打造，除了我？”</w:t>
      </w:r>
    </w:p>
    <w:p w14:paraId="1F168E3A" w14:textId="77777777" w:rsidR="00386BD3" w:rsidRPr="00AE2F29" w:rsidRDefault="00386BD3"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t>“是啊，我主，可我玷污了它们，</w:t>
      </w:r>
    </w:p>
    <w:p w14:paraId="3F5AFA52" w14:textId="0A36DEED" w:rsidR="00386BD3" w:rsidRPr="00AE2F29" w:rsidRDefault="008678E0"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t>请让我</w:t>
      </w:r>
      <w:r w:rsidR="00807BEF" w:rsidRPr="00AE2F29">
        <w:rPr>
          <w:rFonts w:cs="Times New Roman"/>
          <w:color w:val="111111"/>
          <w:sz w:val="21"/>
          <w:szCs w:val="21"/>
          <w:lang w:val="fr-FR"/>
        </w:rPr>
        <w:t>自觉</w:t>
      </w:r>
      <w:r w:rsidR="00637B77" w:rsidRPr="00AE2F29">
        <w:rPr>
          <w:rFonts w:cs="Times New Roman"/>
          <w:color w:val="111111"/>
          <w:sz w:val="21"/>
          <w:szCs w:val="21"/>
          <w:lang w:val="fr-FR"/>
        </w:rPr>
        <w:t>羞愧，</w:t>
      </w:r>
      <w:r w:rsidR="00CE01F4" w:rsidRPr="00AE2F29">
        <w:rPr>
          <w:rFonts w:cs="Times New Roman"/>
          <w:color w:val="111111"/>
          <w:sz w:val="21"/>
          <w:szCs w:val="21"/>
          <w:lang w:val="fr-FR"/>
        </w:rPr>
        <w:t>正如我所应当的那样</w:t>
      </w:r>
      <w:r w:rsidR="00386BD3" w:rsidRPr="00AE2F29">
        <w:rPr>
          <w:rFonts w:cs="Times New Roman"/>
          <w:color w:val="111111"/>
          <w:sz w:val="21"/>
          <w:szCs w:val="21"/>
          <w:lang w:val="fr-FR"/>
        </w:rPr>
        <w:t>。”</w:t>
      </w:r>
    </w:p>
    <w:p w14:paraId="2041FEEC" w14:textId="6E1632CE" w:rsidR="00386BD3" w:rsidRPr="00AE2F29" w:rsidRDefault="00386BD3"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t>爱说：“你可知谁已</w:t>
      </w:r>
      <w:r w:rsidR="00243229" w:rsidRPr="00AE2F29">
        <w:rPr>
          <w:rFonts w:cs="Times New Roman"/>
          <w:color w:val="111111"/>
          <w:sz w:val="21"/>
          <w:szCs w:val="21"/>
          <w:lang w:val="fr-FR"/>
        </w:rPr>
        <w:t>负担</w:t>
      </w:r>
      <w:r w:rsidR="00A2726F" w:rsidRPr="00AE2F29">
        <w:rPr>
          <w:rFonts w:cs="Times New Roman"/>
          <w:color w:val="111111"/>
          <w:sz w:val="21"/>
          <w:szCs w:val="21"/>
          <w:lang w:val="fr-FR"/>
        </w:rPr>
        <w:t>罪责</w:t>
      </w:r>
      <w:r w:rsidRPr="00AE2F29">
        <w:rPr>
          <w:rFonts w:cs="Times New Roman"/>
          <w:color w:val="111111"/>
          <w:sz w:val="21"/>
          <w:szCs w:val="21"/>
          <w:lang w:val="fr-FR"/>
        </w:rPr>
        <w:t>？”</w:t>
      </w:r>
    </w:p>
    <w:p w14:paraId="1EDD6320" w14:textId="77777777" w:rsidR="00386BD3" w:rsidRPr="00AE2F29" w:rsidRDefault="00386BD3"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t>“我的爱，那么我将卑服。”</w:t>
      </w:r>
    </w:p>
    <w:p w14:paraId="2E308FBA" w14:textId="77777777" w:rsidR="00386BD3" w:rsidRPr="00AE2F29" w:rsidRDefault="00386BD3" w:rsidP="007A350C">
      <w:pPr>
        <w:pStyle w:val="af7"/>
        <w:shd w:val="clear" w:color="auto" w:fill="FFFFFF"/>
        <w:spacing w:before="0" w:beforeAutospacing="0" w:after="300" w:afterAutospacing="0"/>
        <w:jc w:val="center"/>
        <w:rPr>
          <w:rFonts w:cs="Times New Roman" w:hint="eastAsia"/>
          <w:color w:val="111111"/>
          <w:sz w:val="21"/>
          <w:szCs w:val="21"/>
          <w:lang w:val="fr-FR"/>
        </w:rPr>
      </w:pPr>
      <w:r w:rsidRPr="00AE2F29">
        <w:rPr>
          <w:rFonts w:cs="Times New Roman"/>
          <w:color w:val="111111"/>
          <w:sz w:val="21"/>
          <w:szCs w:val="21"/>
          <w:lang w:val="fr-FR"/>
        </w:rPr>
        <w:lastRenderedPageBreak/>
        <w:t>“你当坐下，”爱说，“且食我肉。”</w:t>
      </w:r>
    </w:p>
    <w:p w14:paraId="1806A8E4" w14:textId="77777777" w:rsidR="00386BD3" w:rsidRPr="00AE2F29" w:rsidRDefault="00386BD3" w:rsidP="007A350C">
      <w:pPr>
        <w:pStyle w:val="af7"/>
        <w:shd w:val="clear" w:color="auto" w:fill="FFFFFF"/>
        <w:spacing w:before="0" w:beforeAutospacing="0" w:after="300" w:afterAutospacing="0"/>
        <w:jc w:val="center"/>
        <w:rPr>
          <w:rFonts w:cs="Arial" w:hint="eastAsia"/>
          <w:color w:val="111111"/>
          <w:sz w:val="18"/>
          <w:szCs w:val="18"/>
          <w:lang w:val="fr-FR"/>
        </w:rPr>
      </w:pPr>
      <w:r w:rsidRPr="00AE2F29">
        <w:rPr>
          <w:rFonts w:cs="Times New Roman"/>
          <w:color w:val="111111"/>
          <w:sz w:val="21"/>
          <w:szCs w:val="21"/>
          <w:lang w:val="fr-FR"/>
        </w:rPr>
        <w:t>于是我坐下并吃了。</w:t>
      </w:r>
    </w:p>
    <w:p w14:paraId="5E8308E5" w14:textId="63F91906" w:rsidR="00E83D2E" w:rsidRPr="00AE2F29" w:rsidRDefault="00E83D2E" w:rsidP="00E83D2E">
      <w:pPr>
        <w:pStyle w:val="af7"/>
        <w:shd w:val="clear" w:color="auto" w:fill="FFFFFF"/>
        <w:spacing w:before="0" w:beforeAutospacing="0" w:after="300" w:afterAutospacing="0"/>
        <w:jc w:val="right"/>
        <w:rPr>
          <w:rFonts w:ascii="Arial" w:hAnsi="Arial" w:cs="Arial"/>
          <w:color w:val="111111"/>
          <w:sz w:val="18"/>
          <w:szCs w:val="18"/>
          <w:lang w:val="fr-FR"/>
        </w:rPr>
      </w:pPr>
      <w:r w:rsidRPr="00AE2F29">
        <w:rPr>
          <w:rFonts w:ascii="Times New Roman" w:hAnsi="Times New Roman" w:cs="Times New Roman"/>
          <w:sz w:val="21"/>
          <w:szCs w:val="21"/>
          <w:lang w:val="fr-FR"/>
        </w:rPr>
        <w:t>（</w:t>
      </w:r>
      <w:proofErr w:type="gramStart"/>
      <w:r w:rsidRPr="00AE2F29">
        <w:rPr>
          <w:rFonts w:ascii="Times New Roman" w:hAnsi="Times New Roman" w:cs="Times New Roman"/>
          <w:sz w:val="21"/>
          <w:szCs w:val="21"/>
          <w:lang w:val="fr-FR"/>
        </w:rPr>
        <w:t>易寒译</w:t>
      </w:r>
      <w:proofErr w:type="gramEnd"/>
      <w:r w:rsidRPr="00AE2F29">
        <w:rPr>
          <w:rFonts w:ascii="Times New Roman" w:hAnsi="Times New Roman" w:cs="Times New Roman"/>
          <w:sz w:val="21"/>
          <w:szCs w:val="21"/>
          <w:lang w:val="fr-FR"/>
        </w:rPr>
        <w:t>）</w:t>
      </w:r>
    </w:p>
    <w:p w14:paraId="27FF9B01" w14:textId="77777777" w:rsidR="00A83AAB" w:rsidRPr="00AE2F29" w:rsidRDefault="00A83AAB" w:rsidP="009900D1">
      <w:pPr>
        <w:spacing w:line="360" w:lineRule="auto"/>
        <w:rPr>
          <w:rFonts w:ascii="Times New Roman" w:hAnsi="Times New Roman" w:cs="Times New Roman"/>
          <w:sz w:val="21"/>
          <w:szCs w:val="21"/>
          <w:lang w:val="fr-FR"/>
        </w:rPr>
      </w:pPr>
    </w:p>
    <w:p w14:paraId="7D596C57" w14:textId="77777777" w:rsidR="00C15138" w:rsidRPr="00AE2F29" w:rsidRDefault="00C15138" w:rsidP="009900D1">
      <w:pPr>
        <w:spacing w:line="360" w:lineRule="auto"/>
        <w:rPr>
          <w:rFonts w:ascii="Times New Roman" w:hAnsi="Times New Roman" w:cs="Times New Roman"/>
          <w:sz w:val="21"/>
          <w:szCs w:val="21"/>
          <w:lang w:val="fr-FR"/>
        </w:rPr>
      </w:pPr>
    </w:p>
    <w:p w14:paraId="53F49303" w14:textId="70974DA3" w:rsidR="00C15138" w:rsidRPr="00AE2F29" w:rsidRDefault="00C15138" w:rsidP="00C15138">
      <w:pPr>
        <w:spacing w:line="360" w:lineRule="auto"/>
        <w:jc w:val="center"/>
        <w:rPr>
          <w:rFonts w:ascii="宋体" w:eastAsia="宋体" w:hAnsi="宋体" w:cs="Times New Roman" w:hint="eastAsia"/>
          <w:b/>
          <w:bCs/>
          <w:sz w:val="21"/>
          <w:szCs w:val="21"/>
          <w:lang w:val="fr-FR"/>
        </w:rPr>
      </w:pPr>
      <w:r w:rsidRPr="00AE2F29">
        <w:rPr>
          <w:rFonts w:ascii="宋体" w:eastAsia="宋体" w:hAnsi="宋体" w:cs="Times New Roman"/>
          <w:b/>
          <w:bCs/>
          <w:sz w:val="21"/>
          <w:szCs w:val="21"/>
          <w:lang w:val="fr-FR"/>
        </w:rPr>
        <w:t>译名对照</w:t>
      </w:r>
    </w:p>
    <w:p w14:paraId="0F30E1A5" w14:textId="5575ED6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 xml:space="preserve">Absence </w:t>
      </w:r>
      <w:r w:rsidRPr="00AE2F29">
        <w:rPr>
          <w:rFonts w:ascii="Times New Roman" w:eastAsia="宋体" w:hAnsi="Times New Roman" w:cs="Times New Roman"/>
          <w:sz w:val="21"/>
          <w:szCs w:val="21"/>
          <w:lang w:val="fr-FR"/>
        </w:rPr>
        <w:t>缺席</w:t>
      </w:r>
    </w:p>
    <w:p w14:paraId="614D3EA5" w14:textId="27FC1F06"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Amitié</w:t>
      </w:r>
      <w:r w:rsidRPr="00AE2F29">
        <w:rPr>
          <w:rFonts w:ascii="Times New Roman" w:eastAsia="宋体" w:hAnsi="Times New Roman" w:cs="Times New Roman"/>
          <w:sz w:val="21"/>
          <w:szCs w:val="21"/>
          <w:lang w:val="fr-FR"/>
        </w:rPr>
        <w:t>友爱；友谊；友情；情谊</w:t>
      </w:r>
    </w:p>
    <w:p w14:paraId="6B69399F" w14:textId="20138322"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Apparence</w:t>
      </w:r>
      <w:r w:rsidRPr="00AE2F29">
        <w:rPr>
          <w:rFonts w:ascii="Times New Roman" w:eastAsia="宋体" w:hAnsi="Times New Roman" w:cs="Times New Roman"/>
          <w:sz w:val="21"/>
          <w:szCs w:val="21"/>
          <w:lang w:val="fr-FR"/>
        </w:rPr>
        <w:t>表象</w:t>
      </w:r>
    </w:p>
    <w:p w14:paraId="3ED4885D" w14:textId="697AA8ED"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Attachement</w:t>
      </w:r>
      <w:r w:rsidRPr="00AE2F29">
        <w:rPr>
          <w:rFonts w:ascii="Times New Roman" w:eastAsia="宋体" w:hAnsi="Times New Roman" w:cs="Times New Roman"/>
          <w:sz w:val="21"/>
          <w:szCs w:val="21"/>
          <w:lang w:val="fr-FR"/>
        </w:rPr>
        <w:t>依恋</w:t>
      </w:r>
    </w:p>
    <w:p w14:paraId="7A803E82"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Attention</w:t>
      </w:r>
      <w:r w:rsidRPr="00AE2F29">
        <w:rPr>
          <w:rFonts w:ascii="Times New Roman" w:eastAsia="宋体" w:hAnsi="Times New Roman" w:cs="Times New Roman"/>
          <w:sz w:val="21"/>
          <w:szCs w:val="21"/>
          <w:lang w:val="fr-FR"/>
        </w:rPr>
        <w:t>专注</w:t>
      </w:r>
    </w:p>
    <w:p w14:paraId="24EB028E" w14:textId="640595E8"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Bienfait</w:t>
      </w:r>
      <w:r w:rsidRPr="00AE2F29">
        <w:rPr>
          <w:rFonts w:ascii="Times New Roman" w:eastAsia="宋体" w:hAnsi="Times New Roman" w:cs="Times New Roman"/>
          <w:sz w:val="21"/>
          <w:szCs w:val="21"/>
          <w:lang w:val="fr-FR"/>
        </w:rPr>
        <w:t>恩赐</w:t>
      </w:r>
    </w:p>
    <w:p w14:paraId="66CDC8D7" w14:textId="5FECD1A8"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Compassion</w:t>
      </w:r>
      <w:r w:rsidRPr="00AE2F29">
        <w:rPr>
          <w:rFonts w:ascii="Times New Roman" w:eastAsia="宋体" w:hAnsi="Times New Roman" w:cs="Times New Roman"/>
          <w:sz w:val="21"/>
          <w:szCs w:val="21"/>
          <w:lang w:val="fr-FR"/>
        </w:rPr>
        <w:t>同情</w:t>
      </w:r>
    </w:p>
    <w:p w14:paraId="7F9ED657" w14:textId="33C63C2F"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Complice</w:t>
      </w:r>
      <w:r w:rsidRPr="00AE2F29">
        <w:rPr>
          <w:rFonts w:ascii="Times New Roman" w:eastAsia="宋体" w:hAnsi="Times New Roman" w:cs="Times New Roman"/>
          <w:sz w:val="21"/>
          <w:szCs w:val="21"/>
          <w:lang w:val="fr-FR"/>
        </w:rPr>
        <w:t>帮凶；同谋；共谋</w:t>
      </w:r>
    </w:p>
    <w:p w14:paraId="0B91B993"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Consentement</w:t>
      </w:r>
      <w:r w:rsidRPr="00AE2F29">
        <w:rPr>
          <w:rFonts w:ascii="Times New Roman" w:eastAsia="宋体" w:hAnsi="Times New Roman" w:cs="Times New Roman"/>
          <w:sz w:val="21"/>
          <w:szCs w:val="21"/>
          <w:lang w:val="fr-FR"/>
        </w:rPr>
        <w:t>同意；赞同</w:t>
      </w:r>
    </w:p>
    <w:p w14:paraId="7088FA84" w14:textId="28CE62B8"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Contempler</w:t>
      </w:r>
      <w:r w:rsidRPr="00AE2F29">
        <w:rPr>
          <w:rFonts w:ascii="Times New Roman" w:eastAsia="宋体" w:hAnsi="Times New Roman" w:cs="Times New Roman"/>
          <w:sz w:val="21"/>
          <w:szCs w:val="21"/>
          <w:lang w:val="fr-FR"/>
        </w:rPr>
        <w:t>凝思；默观</w:t>
      </w:r>
    </w:p>
    <w:p w14:paraId="51FF8A0C" w14:textId="7B49A706"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Croyance</w:t>
      </w:r>
      <w:r w:rsidRPr="00AE2F29">
        <w:rPr>
          <w:rFonts w:ascii="Times New Roman" w:eastAsia="宋体" w:hAnsi="Times New Roman" w:cs="Times New Roman"/>
          <w:sz w:val="21"/>
          <w:szCs w:val="21"/>
          <w:lang w:val="fr-FR"/>
        </w:rPr>
        <w:t>信念</w:t>
      </w:r>
    </w:p>
    <w:p w14:paraId="535FBE02"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Demander</w:t>
      </w:r>
      <w:r w:rsidRPr="00AE2F29">
        <w:rPr>
          <w:rFonts w:ascii="Times New Roman" w:eastAsia="宋体" w:hAnsi="Times New Roman" w:cs="Times New Roman"/>
          <w:sz w:val="21"/>
          <w:szCs w:val="21"/>
          <w:lang w:val="fr-FR"/>
        </w:rPr>
        <w:t>请求</w:t>
      </w:r>
    </w:p>
    <w:p w14:paraId="1B092FCA"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Désir</w:t>
      </w:r>
      <w:r w:rsidRPr="00AE2F29">
        <w:rPr>
          <w:rFonts w:ascii="Times New Roman" w:eastAsia="宋体" w:hAnsi="Times New Roman" w:cs="Times New Roman"/>
          <w:sz w:val="21"/>
          <w:szCs w:val="21"/>
          <w:lang w:val="fr-FR"/>
        </w:rPr>
        <w:t>欲求；欲愿</w:t>
      </w:r>
    </w:p>
    <w:p w14:paraId="4A7B22C9" w14:textId="45822D50"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Emparer</w:t>
      </w:r>
      <w:r w:rsidRPr="00AE2F29">
        <w:rPr>
          <w:rFonts w:ascii="Times New Roman" w:eastAsia="宋体" w:hAnsi="Times New Roman" w:cs="Times New Roman"/>
          <w:sz w:val="21"/>
          <w:szCs w:val="21"/>
          <w:lang w:val="fr-FR"/>
        </w:rPr>
        <w:t>攫住</w:t>
      </w:r>
    </w:p>
    <w:p w14:paraId="70F26104" w14:textId="66308E06"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Esprit</w:t>
      </w:r>
      <w:r w:rsidRPr="00AE2F29">
        <w:rPr>
          <w:rFonts w:ascii="Times New Roman" w:eastAsia="宋体" w:hAnsi="Times New Roman" w:cs="Times New Roman"/>
          <w:sz w:val="21"/>
          <w:szCs w:val="21"/>
          <w:lang w:val="fr-FR"/>
        </w:rPr>
        <w:t>心灵；灵体</w:t>
      </w:r>
    </w:p>
    <w:p w14:paraId="1D80DB27" w14:textId="05BA735B"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Existence</w:t>
      </w:r>
      <w:r w:rsidRPr="00AE2F29">
        <w:rPr>
          <w:rFonts w:ascii="Times New Roman" w:eastAsia="宋体" w:hAnsi="Times New Roman" w:cs="Times New Roman"/>
          <w:sz w:val="21"/>
          <w:szCs w:val="21"/>
          <w:lang w:val="fr-FR"/>
        </w:rPr>
        <w:t>存在</w:t>
      </w:r>
    </w:p>
    <w:p w14:paraId="73643504"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lastRenderedPageBreak/>
        <w:t>Existence</w:t>
      </w:r>
      <w:r w:rsidRPr="00AE2F29">
        <w:rPr>
          <w:rFonts w:ascii="Times New Roman" w:eastAsia="宋体" w:hAnsi="Times New Roman" w:cs="Times New Roman"/>
          <w:sz w:val="21"/>
          <w:szCs w:val="21"/>
          <w:lang w:val="fr-FR"/>
        </w:rPr>
        <w:t>实存</w:t>
      </w:r>
    </w:p>
    <w:p w14:paraId="6652D017" w14:textId="4FFB5FDB"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Faveur</w:t>
      </w:r>
      <w:r w:rsidRPr="00AE2F29">
        <w:rPr>
          <w:rFonts w:ascii="Times New Roman" w:eastAsia="宋体" w:hAnsi="Times New Roman" w:cs="Times New Roman"/>
          <w:sz w:val="21"/>
          <w:szCs w:val="21"/>
          <w:lang w:val="fr-FR"/>
        </w:rPr>
        <w:t>恩宠</w:t>
      </w:r>
    </w:p>
    <w:p w14:paraId="1205E317"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Foi</w:t>
      </w:r>
      <w:r w:rsidRPr="00AE2F29">
        <w:rPr>
          <w:rFonts w:ascii="Times New Roman" w:eastAsia="宋体" w:hAnsi="Times New Roman" w:cs="Times New Roman"/>
          <w:sz w:val="21"/>
          <w:szCs w:val="21"/>
          <w:lang w:val="fr-FR"/>
        </w:rPr>
        <w:t>信仰</w:t>
      </w:r>
    </w:p>
    <w:p w14:paraId="06E5AFF1" w14:textId="03AA1B56"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Fragilité</w:t>
      </w:r>
      <w:r w:rsidRPr="00AE2F29">
        <w:rPr>
          <w:rFonts w:ascii="Times New Roman" w:eastAsia="宋体" w:hAnsi="Times New Roman" w:cs="Times New Roman"/>
          <w:sz w:val="21"/>
          <w:szCs w:val="21"/>
          <w:lang w:val="fr-FR"/>
        </w:rPr>
        <w:t>脆弱</w:t>
      </w:r>
    </w:p>
    <w:p w14:paraId="349B6813"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Grâce</w:t>
      </w:r>
      <w:r w:rsidRPr="00AE2F29">
        <w:rPr>
          <w:rFonts w:ascii="Times New Roman" w:eastAsia="宋体" w:hAnsi="Times New Roman" w:cs="Times New Roman"/>
          <w:sz w:val="21"/>
          <w:szCs w:val="21"/>
          <w:lang w:val="fr-FR"/>
        </w:rPr>
        <w:t>恩典；神恩</w:t>
      </w:r>
    </w:p>
    <w:p w14:paraId="48F46B3B" w14:textId="5A0B22F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Harmonie</w:t>
      </w:r>
      <w:r w:rsidRPr="00AE2F29">
        <w:rPr>
          <w:rFonts w:ascii="Times New Roman" w:eastAsia="宋体" w:hAnsi="Times New Roman" w:cs="Times New Roman"/>
          <w:sz w:val="21"/>
          <w:szCs w:val="21"/>
          <w:lang w:val="fr-FR"/>
        </w:rPr>
        <w:t>调和</w:t>
      </w:r>
    </w:p>
    <w:p w14:paraId="63C29777" w14:textId="2CD1631C"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Illusion</w:t>
      </w:r>
      <w:r w:rsidRPr="00AE2F29">
        <w:rPr>
          <w:rFonts w:ascii="Times New Roman" w:eastAsia="宋体" w:hAnsi="Times New Roman" w:cs="Times New Roman"/>
          <w:sz w:val="21"/>
          <w:szCs w:val="21"/>
          <w:lang w:val="fr-FR"/>
        </w:rPr>
        <w:t>幻象；幻想</w:t>
      </w:r>
    </w:p>
    <w:p w14:paraId="3B3992B0"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Indifférence</w:t>
      </w:r>
      <w:r w:rsidRPr="00AE2F29">
        <w:rPr>
          <w:rFonts w:ascii="Times New Roman" w:eastAsia="宋体" w:hAnsi="Times New Roman" w:cs="Times New Roman"/>
          <w:sz w:val="21"/>
          <w:szCs w:val="21"/>
          <w:lang w:val="fr-FR"/>
        </w:rPr>
        <w:t>无动于衷；冷漠</w:t>
      </w:r>
    </w:p>
    <w:p w14:paraId="2ABD3757"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Inspiration</w:t>
      </w:r>
      <w:r w:rsidRPr="00AE2F29">
        <w:rPr>
          <w:rFonts w:ascii="Times New Roman" w:eastAsia="宋体" w:hAnsi="Times New Roman" w:cs="Times New Roman"/>
          <w:sz w:val="21"/>
          <w:szCs w:val="21"/>
          <w:lang w:val="fr-FR"/>
        </w:rPr>
        <w:t>灵感；灵启</w:t>
      </w:r>
    </w:p>
    <w:p w14:paraId="3800D06F" w14:textId="16CD1215"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Irréductible</w:t>
      </w:r>
      <w:r w:rsidRPr="00AE2F29">
        <w:rPr>
          <w:rFonts w:ascii="Times New Roman" w:eastAsia="宋体" w:hAnsi="Times New Roman" w:cs="Times New Roman"/>
          <w:sz w:val="21"/>
          <w:szCs w:val="21"/>
          <w:lang w:val="fr-FR"/>
        </w:rPr>
        <w:t>不可化约的</w:t>
      </w:r>
    </w:p>
    <w:p w14:paraId="12490546" w14:textId="05F6CD3E"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Joie</w:t>
      </w:r>
      <w:r w:rsidRPr="00AE2F29">
        <w:rPr>
          <w:rFonts w:ascii="Times New Roman" w:eastAsia="宋体" w:hAnsi="Times New Roman" w:cs="Times New Roman"/>
          <w:sz w:val="21"/>
          <w:szCs w:val="21"/>
          <w:lang w:val="fr-FR"/>
        </w:rPr>
        <w:t>喜悦；喜乐</w:t>
      </w:r>
    </w:p>
    <w:p w14:paraId="165C04D5" w14:textId="77777777" w:rsidR="00C15138"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Miséricorde</w:t>
      </w:r>
      <w:r w:rsidRPr="00AE2F29">
        <w:rPr>
          <w:rFonts w:ascii="Times New Roman" w:eastAsia="宋体" w:hAnsi="Times New Roman" w:cs="Times New Roman"/>
          <w:sz w:val="21"/>
          <w:szCs w:val="21"/>
          <w:lang w:val="fr-FR"/>
        </w:rPr>
        <w:t>仁慈</w:t>
      </w:r>
    </w:p>
    <w:p w14:paraId="46BBEB96" w14:textId="5133E2E5" w:rsidR="00E82CEF" w:rsidRPr="00AE2F29" w:rsidRDefault="00E82CEF" w:rsidP="00C15138">
      <w:pPr>
        <w:spacing w:line="360" w:lineRule="auto"/>
        <w:rPr>
          <w:rFonts w:ascii="Times New Roman" w:eastAsia="宋体" w:hAnsi="Times New Roman" w:cs="Times New Roman"/>
          <w:sz w:val="21"/>
          <w:szCs w:val="21"/>
          <w:lang w:val="fr-FR"/>
        </w:rPr>
      </w:pPr>
      <w:r w:rsidRPr="00E82CEF">
        <w:rPr>
          <w:rFonts w:ascii="Times New Roman" w:eastAsia="宋体" w:hAnsi="Times New Roman" w:cs="Times New Roman"/>
          <w:sz w:val="21"/>
          <w:szCs w:val="21"/>
          <w:lang w:val="fr-FR"/>
        </w:rPr>
        <w:t>N</w:t>
      </w:r>
      <w:r w:rsidRPr="00E82CEF">
        <w:rPr>
          <w:rFonts w:ascii="Times New Roman" w:eastAsia="宋体" w:hAnsi="Times New Roman" w:cs="Times New Roman" w:hint="eastAsia"/>
          <w:sz w:val="21"/>
          <w:szCs w:val="21"/>
          <w:lang w:val="fr-FR"/>
        </w:rPr>
        <w:t>ature</w:t>
      </w:r>
      <w:r>
        <w:rPr>
          <w:rFonts w:ascii="Times New Roman" w:eastAsia="宋体" w:hAnsi="Times New Roman" w:cs="Times New Roman" w:hint="eastAsia"/>
          <w:sz w:val="21"/>
          <w:szCs w:val="21"/>
          <w:lang w:val="fr-FR"/>
        </w:rPr>
        <w:t>自然；天性</w:t>
      </w:r>
    </w:p>
    <w:p w14:paraId="63320DE8" w14:textId="0CB5CE7C"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Nécessité</w:t>
      </w:r>
      <w:r w:rsidRPr="00AE2F29">
        <w:rPr>
          <w:rFonts w:ascii="Times New Roman" w:eastAsia="宋体" w:hAnsi="Times New Roman" w:cs="Times New Roman"/>
          <w:sz w:val="21"/>
          <w:szCs w:val="21"/>
          <w:lang w:val="fr-FR"/>
        </w:rPr>
        <w:t>必然性；必要性</w:t>
      </w:r>
    </w:p>
    <w:p w14:paraId="124C75C5"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 xml:space="preserve">Perfection </w:t>
      </w:r>
      <w:r w:rsidRPr="00AE2F29">
        <w:rPr>
          <w:rFonts w:ascii="Times New Roman" w:eastAsia="宋体" w:hAnsi="Times New Roman" w:cs="Times New Roman"/>
          <w:sz w:val="21"/>
          <w:szCs w:val="21"/>
          <w:lang w:val="fr-FR"/>
        </w:rPr>
        <w:t>完美；完全</w:t>
      </w:r>
    </w:p>
    <w:p w14:paraId="1A4EBD0B" w14:textId="02D72BC4"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Pitié</w:t>
      </w:r>
      <w:r w:rsidRPr="00AE2F29">
        <w:rPr>
          <w:rFonts w:ascii="Times New Roman" w:eastAsia="宋体" w:hAnsi="Times New Roman" w:cs="Times New Roman"/>
          <w:sz w:val="21"/>
          <w:szCs w:val="21"/>
          <w:lang w:val="fr-FR"/>
        </w:rPr>
        <w:t>怜悯</w:t>
      </w:r>
    </w:p>
    <w:p w14:paraId="59B7047E" w14:textId="6DF59CC1"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Plaisir</w:t>
      </w:r>
      <w:r w:rsidRPr="00AE2F29">
        <w:rPr>
          <w:rFonts w:ascii="Times New Roman" w:eastAsia="宋体" w:hAnsi="Times New Roman" w:cs="Times New Roman"/>
          <w:sz w:val="21"/>
          <w:szCs w:val="21"/>
          <w:lang w:val="fr-FR"/>
        </w:rPr>
        <w:t>快感</w:t>
      </w:r>
      <w:r w:rsidR="00DB3CAB">
        <w:rPr>
          <w:rFonts w:ascii="Times New Roman" w:eastAsia="宋体" w:hAnsi="Times New Roman" w:cs="Times New Roman" w:hint="eastAsia"/>
          <w:sz w:val="21"/>
          <w:szCs w:val="21"/>
          <w:lang w:val="fr-FR"/>
        </w:rPr>
        <w:t>；快乐</w:t>
      </w:r>
    </w:p>
    <w:p w14:paraId="5D344A23"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Présence</w:t>
      </w:r>
      <w:r w:rsidRPr="00AE2F29">
        <w:rPr>
          <w:rFonts w:ascii="Times New Roman" w:eastAsia="宋体" w:hAnsi="Times New Roman" w:cs="Times New Roman"/>
          <w:sz w:val="21"/>
          <w:szCs w:val="21"/>
          <w:lang w:val="fr-FR"/>
        </w:rPr>
        <w:t>在场；临在</w:t>
      </w:r>
    </w:p>
    <w:p w14:paraId="3A0CFDED"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Réalité</w:t>
      </w:r>
      <w:r w:rsidRPr="00AE2F29">
        <w:rPr>
          <w:rFonts w:ascii="Times New Roman" w:eastAsia="宋体" w:hAnsi="Times New Roman" w:cs="Times New Roman"/>
          <w:sz w:val="21"/>
          <w:szCs w:val="21"/>
          <w:lang w:val="fr-FR"/>
        </w:rPr>
        <w:t>现实；真实</w:t>
      </w:r>
    </w:p>
    <w:p w14:paraId="1F764571" w14:textId="06E5F3C8"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Réalité</w:t>
      </w:r>
      <w:r w:rsidRPr="00AE2F29">
        <w:rPr>
          <w:rFonts w:ascii="Times New Roman" w:eastAsia="宋体" w:hAnsi="Times New Roman" w:cs="Times New Roman"/>
          <w:sz w:val="21"/>
          <w:szCs w:val="21"/>
          <w:lang w:val="fr-FR"/>
        </w:rPr>
        <w:t>真实</w:t>
      </w:r>
    </w:p>
    <w:p w14:paraId="1752B973"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Réel</w:t>
      </w:r>
      <w:r w:rsidRPr="00AE2F29">
        <w:rPr>
          <w:rFonts w:ascii="Times New Roman" w:eastAsia="宋体" w:hAnsi="Times New Roman" w:cs="Times New Roman"/>
          <w:sz w:val="21"/>
          <w:szCs w:val="21"/>
          <w:lang w:val="fr-FR"/>
        </w:rPr>
        <w:t>真实的；实在的</w:t>
      </w:r>
    </w:p>
    <w:p w14:paraId="5BA1297F" w14:textId="4DFB6F45"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Saisir</w:t>
      </w:r>
      <w:r w:rsidRPr="00AE2F29">
        <w:rPr>
          <w:rFonts w:ascii="Times New Roman" w:eastAsia="宋体" w:hAnsi="Times New Roman" w:cs="Times New Roman"/>
          <w:sz w:val="21"/>
          <w:szCs w:val="21"/>
          <w:lang w:val="fr-FR"/>
        </w:rPr>
        <w:t>捕获</w:t>
      </w:r>
    </w:p>
    <w:p w14:paraId="50C1DA3B"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lastRenderedPageBreak/>
        <w:t>Souffrance</w:t>
      </w:r>
      <w:r w:rsidRPr="00AE2F29">
        <w:rPr>
          <w:rFonts w:ascii="Times New Roman" w:eastAsia="宋体" w:hAnsi="Times New Roman" w:cs="Times New Roman"/>
          <w:sz w:val="21"/>
          <w:szCs w:val="21"/>
          <w:lang w:val="fr-FR"/>
        </w:rPr>
        <w:t>苦难；受苦</w:t>
      </w:r>
    </w:p>
    <w:p w14:paraId="37DDF542"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Substance</w:t>
      </w:r>
      <w:r w:rsidRPr="00AE2F29">
        <w:rPr>
          <w:rFonts w:ascii="Times New Roman" w:eastAsia="宋体" w:hAnsi="Times New Roman" w:cs="Times New Roman"/>
          <w:sz w:val="21"/>
          <w:szCs w:val="21"/>
          <w:lang w:val="fr-FR"/>
        </w:rPr>
        <w:t>实底</w:t>
      </w:r>
    </w:p>
    <w:p w14:paraId="5916A710"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Vertu</w:t>
      </w:r>
      <w:r w:rsidRPr="00AE2F29">
        <w:rPr>
          <w:rFonts w:ascii="Times New Roman" w:eastAsia="宋体" w:hAnsi="Times New Roman" w:cs="Times New Roman"/>
          <w:sz w:val="21"/>
          <w:szCs w:val="21"/>
          <w:lang w:val="fr-FR"/>
        </w:rPr>
        <w:t>德性；德能；效力；效能</w:t>
      </w:r>
    </w:p>
    <w:p w14:paraId="5513F298" w14:textId="77777777" w:rsidR="00C15138" w:rsidRPr="00AE2F29" w:rsidRDefault="00C15138" w:rsidP="00C15138">
      <w:pPr>
        <w:spacing w:line="360" w:lineRule="auto"/>
        <w:rPr>
          <w:rFonts w:ascii="Times New Roman" w:eastAsia="宋体" w:hAnsi="Times New Roman" w:cs="Times New Roman"/>
          <w:sz w:val="21"/>
          <w:szCs w:val="21"/>
          <w:lang w:val="fr-FR"/>
        </w:rPr>
      </w:pPr>
      <w:r w:rsidRPr="00AE2F29">
        <w:rPr>
          <w:rFonts w:ascii="Times New Roman" w:eastAsia="宋体" w:hAnsi="Times New Roman" w:cs="Times New Roman"/>
          <w:sz w:val="21"/>
          <w:szCs w:val="21"/>
          <w:lang w:val="fr-FR"/>
        </w:rPr>
        <w:t>Volonté</w:t>
      </w:r>
      <w:r w:rsidRPr="00AE2F29">
        <w:rPr>
          <w:rFonts w:ascii="Times New Roman" w:eastAsia="宋体" w:hAnsi="Times New Roman" w:cs="Times New Roman"/>
          <w:sz w:val="21"/>
          <w:szCs w:val="21"/>
          <w:lang w:val="fr-FR"/>
        </w:rPr>
        <w:t>意志；意愿；旨意</w:t>
      </w:r>
    </w:p>
    <w:sectPr w:rsidR="00C15138" w:rsidRPr="00AE2F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DE226" w14:textId="77777777" w:rsidR="00D82023" w:rsidRDefault="00D82023" w:rsidP="00EA1B04">
      <w:pPr>
        <w:spacing w:after="0" w:line="240" w:lineRule="auto"/>
        <w:rPr>
          <w:rFonts w:hint="eastAsia"/>
        </w:rPr>
      </w:pPr>
      <w:r>
        <w:separator/>
      </w:r>
    </w:p>
  </w:endnote>
  <w:endnote w:type="continuationSeparator" w:id="0">
    <w:p w14:paraId="5AE9CC47" w14:textId="77777777" w:rsidR="00D82023" w:rsidRDefault="00D82023" w:rsidP="00EA1B04">
      <w:pPr>
        <w:spacing w:after="0" w:line="240" w:lineRule="auto"/>
        <w:rPr>
          <w:rFonts w:hint="eastAsia"/>
        </w:rPr>
      </w:pPr>
      <w:r>
        <w:continuationSeparator/>
      </w:r>
    </w:p>
  </w:endnote>
  <w:endnote w:type="continuationNotice" w:id="1">
    <w:p w14:paraId="215A22AA" w14:textId="77777777" w:rsidR="00D82023" w:rsidRDefault="00D82023">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D359F" w14:textId="77777777" w:rsidR="00D82023" w:rsidRDefault="00D82023" w:rsidP="00EA1B04">
      <w:pPr>
        <w:spacing w:after="0" w:line="240" w:lineRule="auto"/>
        <w:rPr>
          <w:rFonts w:hint="eastAsia"/>
        </w:rPr>
      </w:pPr>
      <w:r>
        <w:separator/>
      </w:r>
    </w:p>
  </w:footnote>
  <w:footnote w:type="continuationSeparator" w:id="0">
    <w:p w14:paraId="01D8AC61" w14:textId="77777777" w:rsidR="00D82023" w:rsidRDefault="00D82023" w:rsidP="00EA1B04">
      <w:pPr>
        <w:spacing w:after="0" w:line="240" w:lineRule="auto"/>
        <w:rPr>
          <w:rFonts w:hint="eastAsia"/>
        </w:rPr>
      </w:pPr>
      <w:r>
        <w:continuationSeparator/>
      </w:r>
    </w:p>
  </w:footnote>
  <w:footnote w:type="continuationNotice" w:id="1">
    <w:p w14:paraId="3A1C182B" w14:textId="77777777" w:rsidR="00D82023" w:rsidRDefault="00D82023">
      <w:pPr>
        <w:spacing w:after="0" w:line="240" w:lineRule="auto"/>
        <w:rPr>
          <w:rFonts w:hint="eastAsia"/>
        </w:rPr>
      </w:pPr>
    </w:p>
  </w:footnote>
  <w:footnote w:id="2">
    <w:p w14:paraId="0EF02AE1" w14:textId="77777777" w:rsidR="00713524" w:rsidRPr="0038003A" w:rsidRDefault="00713524" w:rsidP="00713524">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w:t>
      </w:r>
      <w:r w:rsidRPr="0038003A">
        <w:rPr>
          <w:rFonts w:ascii="Times New Roman" w:eastAsia="宋体" w:hAnsi="Times New Roman" w:cs="Times New Roman"/>
        </w:rPr>
        <w:t>似与《斐多篇》</w:t>
      </w:r>
      <w:r w:rsidRPr="0038003A">
        <w:rPr>
          <w:rFonts w:ascii="Times New Roman" w:eastAsia="宋体" w:hAnsi="Times New Roman" w:cs="Times New Roman"/>
        </w:rPr>
        <w:t>114d-115a</w:t>
      </w:r>
      <w:r w:rsidRPr="0038003A">
        <w:rPr>
          <w:rFonts w:ascii="Times New Roman" w:eastAsia="宋体" w:hAnsi="Times New Roman" w:cs="Times New Roman"/>
        </w:rPr>
        <w:t>相关。</w:t>
      </w:r>
    </w:p>
  </w:footnote>
  <w:footnote w:id="3">
    <w:p w14:paraId="2EA9AA98" w14:textId="77777777" w:rsidR="00713524" w:rsidRPr="0038003A" w:rsidRDefault="00713524" w:rsidP="00713524">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w:t>
      </w:r>
      <w:r w:rsidRPr="0038003A">
        <w:rPr>
          <w:rFonts w:ascii="Times New Roman" w:eastAsia="宋体" w:hAnsi="Times New Roman" w:cs="Times New Roman"/>
        </w:rPr>
        <w:t>似与《蒂迈欧篇》</w:t>
      </w:r>
      <w:r w:rsidRPr="0038003A">
        <w:rPr>
          <w:rFonts w:ascii="Times New Roman" w:eastAsia="宋体" w:hAnsi="Times New Roman" w:cs="Times New Roman"/>
        </w:rPr>
        <w:t>29d</w:t>
      </w:r>
      <w:r w:rsidRPr="0038003A">
        <w:rPr>
          <w:rFonts w:ascii="Times New Roman" w:eastAsia="宋体" w:hAnsi="Times New Roman" w:cs="Times New Roman"/>
        </w:rPr>
        <w:t>相关。</w:t>
      </w:r>
    </w:p>
  </w:footnote>
  <w:footnote w:id="4">
    <w:p w14:paraId="3E024D2E" w14:textId="77777777" w:rsidR="00713524" w:rsidRPr="0038003A" w:rsidRDefault="00713524" w:rsidP="00713524">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w:t>
      </w:r>
      <w:r w:rsidRPr="0038003A">
        <w:rPr>
          <w:rFonts w:ascii="Times New Roman" w:eastAsia="宋体" w:hAnsi="Times New Roman" w:cs="Times New Roman"/>
        </w:rPr>
        <w:t>《高尔吉亚篇》</w:t>
      </w:r>
      <w:r w:rsidRPr="0038003A">
        <w:rPr>
          <w:rFonts w:ascii="Times New Roman" w:eastAsia="宋体" w:hAnsi="Times New Roman" w:cs="Times New Roman"/>
        </w:rPr>
        <w:t>524e</w:t>
      </w:r>
    </w:p>
  </w:footnote>
  <w:footnote w:id="5">
    <w:p w14:paraId="7505BFD9" w14:textId="77777777" w:rsidR="00510117" w:rsidRPr="00FA1A76" w:rsidRDefault="00510117" w:rsidP="00510117">
      <w:pPr>
        <w:pStyle w:val="af2"/>
        <w:rPr>
          <w:rFonts w:ascii="宋体" w:eastAsia="宋体" w:hAnsi="宋体" w:hint="eastAsia"/>
        </w:rPr>
      </w:pPr>
      <w:r w:rsidRPr="00FA1A76">
        <w:rPr>
          <w:rStyle w:val="af4"/>
          <w:rFonts w:ascii="宋体" w:eastAsia="宋体" w:hAnsi="宋体" w:hint="eastAsia"/>
        </w:rPr>
        <w:footnoteRef/>
      </w:r>
      <w:r w:rsidRPr="00FA1A76">
        <w:rPr>
          <w:rFonts w:ascii="宋体" w:eastAsia="宋体" w:hAnsi="宋体" w:hint="eastAsia"/>
        </w:rPr>
        <w:t xml:space="preserve"> 法文手稿中此处缺失了一个段落，[ ]中的文本为英译者所加。原稿中的残篇为：“每个人都感受到这种矛盾……心灵的直观（</w:t>
      </w:r>
      <w:r w:rsidRPr="00FA1A76">
        <w:rPr>
          <w:rFonts w:ascii="Times New Roman" w:eastAsia="宋体" w:hAnsi="Times New Roman" w:cs="Times New Roman"/>
        </w:rPr>
        <w:t xml:space="preserve">intuition de </w:t>
      </w:r>
      <w:proofErr w:type="spellStart"/>
      <w:r w:rsidRPr="00FA1A76">
        <w:rPr>
          <w:rFonts w:ascii="Times New Roman" w:eastAsia="宋体" w:hAnsi="Times New Roman" w:cs="Times New Roman"/>
        </w:rPr>
        <w:t>l'esprit</w:t>
      </w:r>
      <w:proofErr w:type="spellEnd"/>
      <w:r w:rsidRPr="00FA1A76">
        <w:rPr>
          <w:rFonts w:ascii="Times New Roman" w:eastAsia="宋体" w:hAnsi="Times New Roman" w:cs="Times New Roman"/>
        </w:rPr>
        <w:t>）</w:t>
      </w:r>
      <w:r w:rsidRPr="00FA1A76">
        <w:rPr>
          <w:rFonts w:ascii="宋体" w:eastAsia="宋体" w:hAnsi="宋体" w:hint="eastAsia"/>
        </w:rPr>
        <w:t>，不掺推理。”</w:t>
      </w:r>
    </w:p>
  </w:footnote>
  <w:footnote w:id="6">
    <w:p w14:paraId="789DDF44" w14:textId="77777777" w:rsidR="00510117" w:rsidRPr="00FA1A76" w:rsidRDefault="00510117" w:rsidP="00510117">
      <w:pPr>
        <w:pStyle w:val="af2"/>
        <w:rPr>
          <w:rFonts w:ascii="宋体" w:eastAsia="宋体" w:hAnsi="宋体" w:hint="eastAsia"/>
        </w:rPr>
      </w:pPr>
      <w:r w:rsidRPr="00FA1A76">
        <w:rPr>
          <w:rStyle w:val="af4"/>
          <w:rFonts w:ascii="宋体" w:eastAsia="宋体" w:hAnsi="宋体" w:hint="eastAsia"/>
        </w:rPr>
        <w:footnoteRef/>
      </w:r>
      <w:r w:rsidRPr="00FA1A76">
        <w:rPr>
          <w:rFonts w:ascii="宋体" w:eastAsia="宋体" w:hAnsi="宋体" w:hint="eastAsia"/>
        </w:rPr>
        <w:t xml:space="preserve"> 《理想国》518c-d</w:t>
      </w:r>
    </w:p>
  </w:footnote>
  <w:footnote w:id="7">
    <w:p w14:paraId="5B8B3926" w14:textId="77777777" w:rsidR="00510117" w:rsidRPr="00FA1A76" w:rsidRDefault="00510117" w:rsidP="00510117">
      <w:pPr>
        <w:pStyle w:val="af2"/>
        <w:rPr>
          <w:rFonts w:ascii="宋体" w:eastAsia="宋体" w:hAnsi="宋体" w:hint="eastAsia"/>
        </w:rPr>
      </w:pPr>
      <w:r w:rsidRPr="00FA1A76">
        <w:rPr>
          <w:rStyle w:val="af4"/>
          <w:rFonts w:ascii="宋体" w:eastAsia="宋体" w:hAnsi="宋体" w:hint="eastAsia"/>
        </w:rPr>
        <w:footnoteRef/>
      </w:r>
      <w:r w:rsidRPr="00FA1A76">
        <w:rPr>
          <w:rFonts w:ascii="宋体" w:eastAsia="宋体" w:hAnsi="宋体" w:hint="eastAsia"/>
        </w:rPr>
        <w:t xml:space="preserve"> 《斐多篇》67e：操练哲学的正确方法就是练习死亡；斯宾诺莎《伦理学》第四卷命题六十七：自由的人绝少想到死；他的智慧不在于对死的默想，而在于对生的默想。</w:t>
      </w:r>
    </w:p>
  </w:footnote>
  <w:footnote w:id="8">
    <w:p w14:paraId="071C53FB" w14:textId="77777777" w:rsidR="00510117" w:rsidRPr="00FA1A76" w:rsidRDefault="00510117" w:rsidP="00510117">
      <w:pPr>
        <w:pStyle w:val="af2"/>
        <w:rPr>
          <w:rFonts w:ascii="宋体" w:eastAsia="宋体" w:hAnsi="宋体" w:hint="eastAsia"/>
        </w:rPr>
      </w:pPr>
      <w:r w:rsidRPr="00FA1A76">
        <w:rPr>
          <w:rStyle w:val="af4"/>
          <w:rFonts w:ascii="宋体" w:eastAsia="宋体" w:hAnsi="宋体" w:hint="eastAsia"/>
        </w:rPr>
        <w:footnoteRef/>
      </w:r>
      <w:r w:rsidRPr="00FA1A76">
        <w:rPr>
          <w:rFonts w:ascii="宋体" w:eastAsia="宋体" w:hAnsi="宋体" w:hint="eastAsia"/>
        </w:rPr>
        <w:t xml:space="preserve"> </w:t>
      </w:r>
      <w:proofErr w:type="gramStart"/>
      <w:r w:rsidRPr="00FA1A76">
        <w:rPr>
          <w:rFonts w:ascii="宋体" w:eastAsia="宋体" w:hAnsi="宋体" w:hint="eastAsia"/>
        </w:rPr>
        <w:t>儒</w:t>
      </w:r>
      <w:proofErr w:type="gramEnd"/>
      <w:r w:rsidRPr="00FA1A76">
        <w:rPr>
          <w:rFonts w:ascii="宋体" w:eastAsia="宋体" w:hAnsi="宋体" w:hint="eastAsia"/>
        </w:rPr>
        <w:t>勒·拉涅乌</w:t>
      </w:r>
      <w:r w:rsidRPr="00FA1A76">
        <w:rPr>
          <w:rFonts w:ascii="Times New Roman" w:eastAsia="宋体" w:hAnsi="Times New Roman" w:cs="Times New Roman"/>
        </w:rPr>
        <w:t>（</w:t>
      </w:r>
      <w:r w:rsidRPr="00FA1A76">
        <w:rPr>
          <w:rFonts w:ascii="Times New Roman" w:eastAsia="宋体" w:hAnsi="Times New Roman" w:cs="Times New Roman"/>
        </w:rPr>
        <w:t>Jules Lagneau</w:t>
      </w:r>
      <w:r w:rsidRPr="00FA1A76">
        <w:rPr>
          <w:rFonts w:ascii="Times New Roman" w:eastAsia="宋体" w:hAnsi="Times New Roman" w:cs="Times New Roman"/>
        </w:rPr>
        <w:t>，</w:t>
      </w:r>
      <w:r w:rsidRPr="00FA1A76">
        <w:rPr>
          <w:rFonts w:ascii="Times New Roman" w:eastAsia="宋体" w:hAnsi="Times New Roman" w:cs="Times New Roman"/>
        </w:rPr>
        <w:t>1851-1894</w:t>
      </w:r>
      <w:r w:rsidRPr="00FA1A76">
        <w:rPr>
          <w:rFonts w:ascii="Times New Roman" w:eastAsia="宋体" w:hAnsi="Times New Roman" w:cs="Times New Roman"/>
        </w:rPr>
        <w:t>）</w:t>
      </w:r>
      <w:r w:rsidRPr="00FA1A76">
        <w:rPr>
          <w:rFonts w:ascii="宋体" w:eastAsia="宋体" w:hAnsi="宋体" w:hint="eastAsia"/>
        </w:rPr>
        <w:t>：法国哲学家，阿兰的老师。</w:t>
      </w:r>
    </w:p>
  </w:footnote>
  <w:footnote w:id="9">
    <w:p w14:paraId="64CE6A3F" w14:textId="77777777" w:rsidR="00510117" w:rsidRPr="00FA1A76" w:rsidRDefault="00510117" w:rsidP="00510117">
      <w:pPr>
        <w:pStyle w:val="af2"/>
        <w:rPr>
          <w:rFonts w:ascii="宋体" w:eastAsia="宋体" w:hAnsi="宋体" w:hint="eastAsia"/>
        </w:rPr>
      </w:pPr>
      <w:r w:rsidRPr="00FA1A76">
        <w:rPr>
          <w:rStyle w:val="af4"/>
          <w:rFonts w:ascii="宋体" w:eastAsia="宋体" w:hAnsi="宋体" w:hint="eastAsia"/>
        </w:rPr>
        <w:footnoteRef/>
      </w:r>
      <w:r w:rsidRPr="00FA1A76">
        <w:rPr>
          <w:rFonts w:ascii="宋体" w:eastAsia="宋体" w:hAnsi="宋体" w:hint="eastAsia"/>
        </w:rPr>
        <w:t xml:space="preserve"> 阿兰</w:t>
      </w:r>
      <w:r w:rsidRPr="00FA1A76">
        <w:rPr>
          <w:rFonts w:ascii="Times New Roman" w:eastAsia="宋体" w:hAnsi="Times New Roman" w:cs="Times New Roman"/>
        </w:rPr>
        <w:t>（</w:t>
      </w:r>
      <w:r w:rsidRPr="00FA1A76">
        <w:rPr>
          <w:rFonts w:ascii="Times New Roman" w:eastAsia="宋体" w:hAnsi="Times New Roman" w:cs="Times New Roman"/>
        </w:rPr>
        <w:t>Alain</w:t>
      </w:r>
      <w:r w:rsidRPr="00FA1A76">
        <w:rPr>
          <w:rFonts w:ascii="Times New Roman" w:eastAsia="宋体" w:hAnsi="Times New Roman" w:cs="Times New Roman"/>
        </w:rPr>
        <w:t>，</w:t>
      </w:r>
      <w:r w:rsidRPr="00FA1A76">
        <w:rPr>
          <w:rFonts w:ascii="Times New Roman" w:eastAsia="宋体" w:hAnsi="Times New Roman" w:cs="Times New Roman"/>
        </w:rPr>
        <w:t>1868-1951</w:t>
      </w:r>
      <w:r w:rsidRPr="00FA1A76">
        <w:rPr>
          <w:rFonts w:ascii="Times New Roman" w:eastAsia="宋体" w:hAnsi="Times New Roman" w:cs="Times New Roman"/>
        </w:rPr>
        <w:t>）</w:t>
      </w:r>
      <w:r w:rsidRPr="00FA1A76">
        <w:rPr>
          <w:rFonts w:ascii="Times New Roman" w:eastAsia="宋体" w:hAnsi="Times New Roman" w:cs="Times New Roman"/>
        </w:rPr>
        <w:t>:</w:t>
      </w:r>
      <w:r w:rsidRPr="00FA1A76">
        <w:rPr>
          <w:rFonts w:ascii="Times New Roman" w:eastAsia="宋体" w:hAnsi="Times New Roman" w:cs="Times New Roman"/>
        </w:rPr>
        <w:t>原名</w:t>
      </w:r>
      <w:r w:rsidRPr="00FA1A76">
        <w:rPr>
          <w:rFonts w:ascii="Times New Roman" w:eastAsia="宋体" w:hAnsi="Times New Roman" w:cs="Times New Roman"/>
        </w:rPr>
        <w:t>Emile Auguste Chartier</w:t>
      </w:r>
      <w:r w:rsidRPr="00FA1A76">
        <w:rPr>
          <w:rFonts w:ascii="宋体" w:eastAsia="宋体" w:hAnsi="宋体" w:hint="eastAsia"/>
        </w:rPr>
        <w:t>，法国哲学家，哲学教育家。</w:t>
      </w:r>
      <w:proofErr w:type="gramStart"/>
      <w:r w:rsidRPr="00FA1A76">
        <w:rPr>
          <w:rFonts w:ascii="宋体" w:eastAsia="宋体" w:hAnsi="宋体" w:hint="eastAsia"/>
        </w:rPr>
        <w:t>薇</w:t>
      </w:r>
      <w:proofErr w:type="gramEnd"/>
      <w:r w:rsidRPr="00FA1A76">
        <w:rPr>
          <w:rFonts w:ascii="宋体" w:eastAsia="宋体" w:hAnsi="宋体" w:hint="eastAsia"/>
        </w:rPr>
        <w:t>依的中学哲学老师，其哲学方法对</w:t>
      </w:r>
      <w:proofErr w:type="gramStart"/>
      <w:r w:rsidRPr="00FA1A76">
        <w:rPr>
          <w:rFonts w:ascii="宋体" w:eastAsia="宋体" w:hAnsi="宋体" w:hint="eastAsia"/>
        </w:rPr>
        <w:t>薇依影响</w:t>
      </w:r>
      <w:proofErr w:type="gramEnd"/>
      <w:r w:rsidRPr="00FA1A76">
        <w:rPr>
          <w:rFonts w:ascii="宋体" w:eastAsia="宋体" w:hAnsi="宋体" w:hint="eastAsia"/>
        </w:rPr>
        <w:t>甚大。</w:t>
      </w:r>
    </w:p>
  </w:footnote>
  <w:footnote w:id="10">
    <w:p w14:paraId="01C83B2A" w14:textId="21754649" w:rsidR="00EA1B04" w:rsidRPr="0038003A" w:rsidRDefault="00EA1B04" w:rsidP="00EA1B04">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Lecture</w:t>
      </w:r>
      <w:r w:rsidRPr="0038003A">
        <w:rPr>
          <w:rFonts w:ascii="Times New Roman" w:eastAsia="宋体" w:hAnsi="Times New Roman" w:cs="Times New Roman"/>
        </w:rPr>
        <w:t>本义为</w:t>
      </w:r>
      <w:r w:rsidRPr="0038003A">
        <w:rPr>
          <w:rFonts w:ascii="Times New Roman" w:eastAsia="宋体" w:hAnsi="Times New Roman" w:cs="Times New Roman"/>
        </w:rPr>
        <w:t>“</w:t>
      </w:r>
      <w:r w:rsidRPr="0038003A">
        <w:rPr>
          <w:rFonts w:ascii="Times New Roman" w:eastAsia="宋体" w:hAnsi="Times New Roman" w:cs="Times New Roman"/>
        </w:rPr>
        <w:t>阅读</w:t>
      </w:r>
      <w:r w:rsidRPr="0038003A">
        <w:rPr>
          <w:rFonts w:ascii="Times New Roman" w:eastAsia="宋体" w:hAnsi="Times New Roman" w:cs="Times New Roman"/>
        </w:rPr>
        <w:t>”</w:t>
      </w:r>
      <w:r w:rsidRPr="0038003A">
        <w:rPr>
          <w:rFonts w:ascii="Times New Roman" w:eastAsia="宋体" w:hAnsi="Times New Roman" w:cs="Times New Roman"/>
        </w:rPr>
        <w:t>，还可表示</w:t>
      </w:r>
      <w:r w:rsidRPr="0038003A">
        <w:rPr>
          <w:rFonts w:ascii="Times New Roman" w:eastAsia="宋体" w:hAnsi="Times New Roman" w:cs="Times New Roman"/>
        </w:rPr>
        <w:t>“</w:t>
      </w:r>
      <w:r w:rsidRPr="0038003A">
        <w:rPr>
          <w:rFonts w:ascii="Times New Roman" w:eastAsia="宋体" w:hAnsi="Times New Roman" w:cs="Times New Roman"/>
        </w:rPr>
        <w:t>解读</w:t>
      </w:r>
      <w:r w:rsidRPr="0038003A">
        <w:rPr>
          <w:rFonts w:ascii="Times New Roman" w:eastAsia="宋体" w:hAnsi="Times New Roman" w:cs="Times New Roman"/>
        </w:rPr>
        <w:t>”“</w:t>
      </w:r>
      <w:r w:rsidRPr="0038003A">
        <w:rPr>
          <w:rFonts w:ascii="Times New Roman" w:eastAsia="宋体" w:hAnsi="Times New Roman" w:cs="Times New Roman"/>
        </w:rPr>
        <w:t>阐释</w:t>
      </w:r>
      <w:r w:rsidRPr="0038003A">
        <w:rPr>
          <w:rFonts w:ascii="Times New Roman" w:eastAsia="宋体" w:hAnsi="Times New Roman" w:cs="Times New Roman"/>
        </w:rPr>
        <w:t>”“</w:t>
      </w:r>
      <w:r w:rsidRPr="0038003A">
        <w:rPr>
          <w:rFonts w:ascii="Times New Roman" w:eastAsia="宋体" w:hAnsi="Times New Roman" w:cs="Times New Roman"/>
        </w:rPr>
        <w:t>学识</w:t>
      </w:r>
      <w:r w:rsidRPr="0038003A">
        <w:rPr>
          <w:rFonts w:ascii="Times New Roman" w:eastAsia="宋体" w:hAnsi="Times New Roman" w:cs="Times New Roman"/>
        </w:rPr>
        <w:t>”</w:t>
      </w:r>
      <w:r w:rsidRPr="0038003A">
        <w:rPr>
          <w:rFonts w:ascii="Times New Roman" w:eastAsia="宋体" w:hAnsi="Times New Roman" w:cs="Times New Roman"/>
        </w:rPr>
        <w:t>等义。本文根据语境，将该词译为</w:t>
      </w:r>
      <w:r w:rsidRPr="0038003A">
        <w:rPr>
          <w:rFonts w:ascii="Times New Roman" w:eastAsia="宋体" w:hAnsi="Times New Roman" w:cs="Times New Roman"/>
        </w:rPr>
        <w:t>“</w:t>
      </w:r>
      <w:r w:rsidRPr="0038003A">
        <w:rPr>
          <w:rFonts w:ascii="Times New Roman" w:eastAsia="宋体" w:hAnsi="Times New Roman" w:cs="Times New Roman"/>
        </w:rPr>
        <w:t>阅读</w:t>
      </w:r>
      <w:r w:rsidRPr="0038003A">
        <w:rPr>
          <w:rFonts w:ascii="Times New Roman" w:eastAsia="宋体" w:hAnsi="Times New Roman" w:cs="Times New Roman"/>
        </w:rPr>
        <w:t>”“</w:t>
      </w:r>
      <w:r w:rsidRPr="0038003A">
        <w:rPr>
          <w:rFonts w:ascii="Times New Roman" w:eastAsia="宋体" w:hAnsi="Times New Roman" w:cs="Times New Roman"/>
        </w:rPr>
        <w:t>读法</w:t>
      </w:r>
      <w:r w:rsidRPr="0038003A">
        <w:rPr>
          <w:rFonts w:ascii="Times New Roman" w:eastAsia="宋体" w:hAnsi="Times New Roman" w:cs="Times New Roman"/>
        </w:rPr>
        <w:t>”</w:t>
      </w:r>
      <w:r w:rsidRPr="0038003A">
        <w:rPr>
          <w:rFonts w:ascii="Times New Roman" w:eastAsia="宋体" w:hAnsi="Times New Roman" w:cs="Times New Roman"/>
        </w:rPr>
        <w:t>等。在涉及动词时，</w:t>
      </w:r>
      <w:proofErr w:type="gramStart"/>
      <w:r w:rsidRPr="0038003A">
        <w:rPr>
          <w:rFonts w:ascii="Times New Roman" w:eastAsia="宋体" w:hAnsi="Times New Roman" w:cs="Times New Roman"/>
        </w:rPr>
        <w:t>薇依统一</w:t>
      </w:r>
      <w:proofErr w:type="gramEnd"/>
      <w:r w:rsidRPr="0038003A">
        <w:rPr>
          <w:rFonts w:ascii="Times New Roman" w:eastAsia="宋体" w:hAnsi="Times New Roman" w:cs="Times New Roman"/>
        </w:rPr>
        <w:t>使用</w:t>
      </w:r>
      <w:r w:rsidRPr="0038003A">
        <w:rPr>
          <w:rFonts w:ascii="Times New Roman" w:eastAsia="宋体" w:hAnsi="Times New Roman" w:cs="Times New Roman"/>
        </w:rPr>
        <w:t>lire</w:t>
      </w:r>
      <w:r w:rsidRPr="0038003A">
        <w:rPr>
          <w:rFonts w:ascii="Times New Roman" w:eastAsia="宋体" w:hAnsi="Times New Roman" w:cs="Times New Roman"/>
        </w:rPr>
        <w:t>一词，本文译为</w:t>
      </w:r>
      <w:r w:rsidRPr="0038003A">
        <w:rPr>
          <w:rFonts w:ascii="Times New Roman" w:eastAsia="宋体" w:hAnsi="Times New Roman" w:cs="Times New Roman"/>
        </w:rPr>
        <w:t>“</w:t>
      </w:r>
      <w:r w:rsidRPr="0038003A">
        <w:rPr>
          <w:rFonts w:ascii="Times New Roman" w:eastAsia="宋体" w:hAnsi="Times New Roman" w:cs="Times New Roman"/>
        </w:rPr>
        <w:t>阅读</w:t>
      </w:r>
      <w:r w:rsidRPr="0038003A">
        <w:rPr>
          <w:rFonts w:ascii="Times New Roman" w:eastAsia="宋体" w:hAnsi="Times New Roman" w:cs="Times New Roman"/>
        </w:rPr>
        <w:t>”“</w:t>
      </w:r>
      <w:r w:rsidRPr="0038003A">
        <w:rPr>
          <w:rFonts w:ascii="Times New Roman" w:eastAsia="宋体" w:hAnsi="Times New Roman" w:cs="Times New Roman"/>
        </w:rPr>
        <w:t>读出</w:t>
      </w:r>
      <w:r w:rsidRPr="0038003A">
        <w:rPr>
          <w:rFonts w:ascii="Times New Roman" w:eastAsia="宋体" w:hAnsi="Times New Roman" w:cs="Times New Roman"/>
        </w:rPr>
        <w:t>”“</w:t>
      </w:r>
      <w:r w:rsidRPr="0038003A">
        <w:rPr>
          <w:rFonts w:ascii="Times New Roman" w:eastAsia="宋体" w:hAnsi="Times New Roman" w:cs="Times New Roman"/>
        </w:rPr>
        <w:t>读到</w:t>
      </w:r>
      <w:r w:rsidRPr="0038003A">
        <w:rPr>
          <w:rFonts w:ascii="Times New Roman" w:eastAsia="宋体" w:hAnsi="Times New Roman" w:cs="Times New Roman"/>
        </w:rPr>
        <w:t>”</w:t>
      </w:r>
      <w:r w:rsidRPr="0038003A">
        <w:rPr>
          <w:rFonts w:ascii="Times New Roman" w:eastAsia="宋体" w:hAnsi="Times New Roman" w:cs="Times New Roman"/>
        </w:rPr>
        <w:t>等。</w:t>
      </w:r>
    </w:p>
  </w:footnote>
  <w:footnote w:id="11">
    <w:p w14:paraId="76FB34A8" w14:textId="6CE41763" w:rsidR="00D406CC" w:rsidRPr="0038003A" w:rsidRDefault="00D406CC">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w:t>
      </w:r>
      <w:r w:rsidR="00AA31A3" w:rsidRPr="0038003A">
        <w:rPr>
          <w:rFonts w:ascii="Times New Roman" w:eastAsia="宋体" w:hAnsi="Times New Roman" w:cs="Times New Roman"/>
        </w:rPr>
        <w:t>加斯顿</w:t>
      </w:r>
      <w:r w:rsidR="00AA31A3" w:rsidRPr="0038003A">
        <w:rPr>
          <w:rFonts w:ascii="Times New Roman" w:eastAsia="宋体" w:hAnsi="Times New Roman" w:cs="Times New Roman"/>
        </w:rPr>
        <w:t>·</w:t>
      </w:r>
      <w:r w:rsidR="00AA31A3" w:rsidRPr="0038003A">
        <w:rPr>
          <w:rFonts w:ascii="Times New Roman" w:eastAsia="宋体" w:hAnsi="Times New Roman" w:cs="Times New Roman"/>
        </w:rPr>
        <w:t>伯杰（</w:t>
      </w:r>
      <w:r w:rsidRPr="0038003A">
        <w:rPr>
          <w:rFonts w:ascii="Times New Roman" w:eastAsia="宋体" w:hAnsi="Times New Roman" w:cs="Times New Roman"/>
        </w:rPr>
        <w:t>Gaston Berger</w:t>
      </w:r>
      <w:r w:rsidR="00AA31A3" w:rsidRPr="0038003A">
        <w:rPr>
          <w:rFonts w:ascii="Times New Roman" w:eastAsia="宋体" w:hAnsi="Times New Roman" w:cs="Times New Roman"/>
        </w:rPr>
        <w:t>，</w:t>
      </w:r>
      <w:r w:rsidR="00AA31A3" w:rsidRPr="0038003A">
        <w:rPr>
          <w:rFonts w:ascii="Times New Roman" w:eastAsia="宋体" w:hAnsi="Times New Roman" w:cs="Times New Roman"/>
        </w:rPr>
        <w:t>1896-1960</w:t>
      </w:r>
      <w:r w:rsidR="00AA31A3" w:rsidRPr="0038003A">
        <w:rPr>
          <w:rFonts w:ascii="Times New Roman" w:eastAsia="宋体" w:hAnsi="Times New Roman" w:cs="Times New Roman"/>
        </w:rPr>
        <w:t>）：法国</w:t>
      </w:r>
      <w:r w:rsidR="002D1C09" w:rsidRPr="0038003A">
        <w:rPr>
          <w:rFonts w:ascii="Times New Roman" w:eastAsia="宋体" w:hAnsi="Times New Roman" w:cs="Times New Roman"/>
        </w:rPr>
        <w:t>哲学家</w:t>
      </w:r>
      <w:r w:rsidR="00871BBC" w:rsidRPr="0038003A">
        <w:rPr>
          <w:rFonts w:ascii="Times New Roman" w:eastAsia="宋体" w:hAnsi="Times New Roman" w:cs="Times New Roman"/>
        </w:rPr>
        <w:t>、教育家</w:t>
      </w:r>
      <w:r w:rsidR="002D1C09" w:rsidRPr="0038003A">
        <w:rPr>
          <w:rFonts w:ascii="Times New Roman" w:eastAsia="宋体" w:hAnsi="Times New Roman" w:cs="Times New Roman"/>
        </w:rPr>
        <w:t>，曾指导《法兰西百科全书》第十九卷（哲学与宗教）的出版，</w:t>
      </w:r>
      <w:r w:rsidR="000E774C">
        <w:rPr>
          <w:rFonts w:ascii="Times New Roman" w:eastAsia="宋体" w:hAnsi="Times New Roman" w:cs="Times New Roman" w:hint="eastAsia"/>
        </w:rPr>
        <w:t>他</w:t>
      </w:r>
      <w:r w:rsidR="00CF3D6F" w:rsidRPr="0038003A">
        <w:rPr>
          <w:rFonts w:ascii="Times New Roman" w:eastAsia="宋体" w:hAnsi="Times New Roman" w:cs="Times New Roman"/>
        </w:rPr>
        <w:t>也是</w:t>
      </w:r>
      <w:r w:rsidR="00345CF0" w:rsidRPr="0038003A">
        <w:rPr>
          <w:rFonts w:ascii="Times New Roman" w:eastAsia="宋体" w:hAnsi="Times New Roman" w:cs="Times New Roman"/>
        </w:rPr>
        <w:t>将胡塞尔现象学介绍到法国的先驱。</w:t>
      </w:r>
    </w:p>
  </w:footnote>
  <w:footnote w:id="12">
    <w:p w14:paraId="79927560" w14:textId="69730650" w:rsidR="00EA1B04" w:rsidRPr="0038003A" w:rsidRDefault="00EA1B04" w:rsidP="00EA1B04">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w:t>
      </w:r>
      <w:r w:rsidRPr="0038003A">
        <w:rPr>
          <w:rFonts w:ascii="Times New Roman" w:eastAsia="宋体" w:hAnsi="Times New Roman" w:cs="Times New Roman"/>
        </w:rPr>
        <w:t>见《</w:t>
      </w:r>
      <w:r w:rsidR="0040409E">
        <w:rPr>
          <w:rFonts w:ascii="Times New Roman" w:eastAsia="宋体" w:hAnsi="Times New Roman" w:cs="Times New Roman" w:hint="eastAsia"/>
        </w:rPr>
        <w:t>理想国</w:t>
      </w:r>
      <w:r w:rsidRPr="0038003A">
        <w:rPr>
          <w:rFonts w:ascii="Times New Roman" w:eastAsia="宋体" w:hAnsi="Times New Roman" w:cs="Times New Roman"/>
        </w:rPr>
        <w:t>》</w:t>
      </w:r>
      <w:r w:rsidRPr="0038003A">
        <w:rPr>
          <w:rFonts w:ascii="Times New Roman" w:eastAsia="宋体" w:hAnsi="Times New Roman" w:cs="Times New Roman"/>
        </w:rPr>
        <w:t>524a-520a</w:t>
      </w:r>
      <w:r w:rsidRPr="0038003A">
        <w:rPr>
          <w:rFonts w:ascii="Times New Roman" w:eastAsia="宋体" w:hAnsi="Times New Roman" w:cs="Times New Roman"/>
        </w:rPr>
        <w:t>等处</w:t>
      </w:r>
      <w:r w:rsidR="004D51C3" w:rsidRPr="0038003A">
        <w:rPr>
          <w:rFonts w:ascii="Times New Roman" w:eastAsia="宋体" w:hAnsi="Times New Roman" w:cs="Times New Roman"/>
        </w:rPr>
        <w:t>。</w:t>
      </w:r>
    </w:p>
  </w:footnote>
  <w:footnote w:id="13">
    <w:p w14:paraId="02ADC9C9" w14:textId="4AD7CCA6" w:rsidR="00EA1B04" w:rsidRPr="0038003A" w:rsidRDefault="00EA1B04" w:rsidP="00EA1B04">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w:t>
      </w:r>
      <w:r w:rsidR="004D51C3" w:rsidRPr="0038003A">
        <w:rPr>
          <w:rFonts w:ascii="Times New Roman" w:eastAsia="宋体" w:hAnsi="Times New Roman" w:cs="Times New Roman"/>
        </w:rPr>
        <w:t>这个</w:t>
      </w:r>
      <w:r w:rsidRPr="0038003A">
        <w:rPr>
          <w:rFonts w:ascii="Times New Roman" w:eastAsia="宋体" w:hAnsi="Times New Roman" w:cs="Times New Roman"/>
        </w:rPr>
        <w:t>故事出自旧约圣经《以斯帖记》，但</w:t>
      </w:r>
      <w:proofErr w:type="gramStart"/>
      <w:r w:rsidRPr="0038003A">
        <w:rPr>
          <w:rFonts w:ascii="Times New Roman" w:eastAsia="宋体" w:hAnsi="Times New Roman" w:cs="Times New Roman"/>
        </w:rPr>
        <w:t>薇</w:t>
      </w:r>
      <w:proofErr w:type="gramEnd"/>
      <w:r w:rsidRPr="0038003A">
        <w:rPr>
          <w:rFonts w:ascii="Times New Roman" w:eastAsia="宋体" w:hAnsi="Times New Roman" w:cs="Times New Roman"/>
        </w:rPr>
        <w:t>依所引的部分情节仅见于七十士译本和</w:t>
      </w:r>
      <w:proofErr w:type="gramStart"/>
      <w:r w:rsidRPr="0038003A">
        <w:rPr>
          <w:rFonts w:ascii="Times New Roman" w:eastAsia="宋体" w:hAnsi="Times New Roman" w:cs="Times New Roman"/>
        </w:rPr>
        <w:t>武加大</w:t>
      </w:r>
      <w:proofErr w:type="gramEnd"/>
      <w:r w:rsidRPr="0038003A">
        <w:rPr>
          <w:rFonts w:ascii="Times New Roman" w:eastAsia="宋体" w:hAnsi="Times New Roman" w:cs="Times New Roman"/>
        </w:rPr>
        <w:t>译本，属于次经。中译请参考思高本《艾斯德尔传》。</w:t>
      </w:r>
    </w:p>
  </w:footnote>
  <w:footnote w:id="14">
    <w:p w14:paraId="6022C968" w14:textId="77777777" w:rsidR="00EA1B04" w:rsidRPr="0038003A" w:rsidRDefault="00EA1B04" w:rsidP="00EA1B04">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Rapport</w:t>
      </w:r>
      <w:r w:rsidRPr="0038003A">
        <w:rPr>
          <w:rFonts w:ascii="Times New Roman" w:eastAsia="宋体" w:hAnsi="Times New Roman" w:cs="Times New Roman"/>
        </w:rPr>
        <w:t>亦有</w:t>
      </w:r>
      <w:r w:rsidRPr="0038003A">
        <w:rPr>
          <w:rFonts w:ascii="Times New Roman" w:eastAsia="宋体" w:hAnsi="Times New Roman" w:cs="Times New Roman"/>
        </w:rPr>
        <w:t>“</w:t>
      </w:r>
      <w:r w:rsidRPr="0038003A">
        <w:rPr>
          <w:rFonts w:ascii="Times New Roman" w:eastAsia="宋体" w:hAnsi="Times New Roman" w:cs="Times New Roman"/>
        </w:rPr>
        <w:t>比例</w:t>
      </w:r>
      <w:r w:rsidRPr="0038003A">
        <w:rPr>
          <w:rFonts w:ascii="Times New Roman" w:eastAsia="宋体" w:hAnsi="Times New Roman" w:cs="Times New Roman"/>
        </w:rPr>
        <w:t>”</w:t>
      </w:r>
      <w:r w:rsidRPr="0038003A">
        <w:rPr>
          <w:rFonts w:ascii="Times New Roman" w:eastAsia="宋体" w:hAnsi="Times New Roman" w:cs="Times New Roman"/>
        </w:rPr>
        <w:t>之义，此处似乎还可译为：</w:t>
      </w:r>
      <w:r w:rsidRPr="0038003A">
        <w:rPr>
          <w:rFonts w:ascii="Times New Roman" w:eastAsia="宋体" w:hAnsi="Times New Roman" w:cs="Times New Roman"/>
        </w:rPr>
        <w:t>“......</w:t>
      </w:r>
      <w:r w:rsidRPr="0038003A">
        <w:rPr>
          <w:rFonts w:ascii="Times New Roman" w:eastAsia="宋体" w:hAnsi="Times New Roman" w:cs="Times New Roman"/>
        </w:rPr>
        <w:t>让真、美和善之间形成比例</w:t>
      </w:r>
      <w:r w:rsidRPr="0038003A">
        <w:rPr>
          <w:rFonts w:ascii="Times New Roman" w:eastAsia="宋体" w:hAnsi="Times New Roman" w:cs="Times New Roman"/>
        </w:rPr>
        <w:t>”</w:t>
      </w:r>
      <w:r w:rsidRPr="0038003A">
        <w:rPr>
          <w:rFonts w:ascii="Times New Roman" w:eastAsia="宋体" w:hAnsi="Times New Roman" w:cs="Times New Roman"/>
        </w:rPr>
        <w:t>。</w:t>
      </w:r>
    </w:p>
  </w:footnote>
  <w:footnote w:id="15">
    <w:p w14:paraId="1E25B87E" w14:textId="08E2DB34" w:rsidR="008C072A" w:rsidRPr="0038003A" w:rsidRDefault="008C072A">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w:t>
      </w:r>
      <w:r w:rsidR="000352FF" w:rsidRPr="0038003A">
        <w:rPr>
          <w:rFonts w:ascii="Times New Roman" w:eastAsia="宋体" w:hAnsi="Times New Roman" w:cs="Times New Roman"/>
          <w:lang w:val="fr-FR"/>
        </w:rPr>
        <w:t>原文</w:t>
      </w:r>
      <w:r w:rsidR="000352FF" w:rsidRPr="0038003A">
        <w:rPr>
          <w:rFonts w:ascii="Times New Roman" w:eastAsia="宋体" w:hAnsi="Times New Roman" w:cs="Times New Roman"/>
        </w:rPr>
        <w:t xml:space="preserve">Nous ne </w:t>
      </w:r>
      <w:proofErr w:type="spellStart"/>
      <w:r w:rsidR="000352FF" w:rsidRPr="0038003A">
        <w:rPr>
          <w:rFonts w:ascii="Times New Roman" w:eastAsia="宋体" w:hAnsi="Times New Roman" w:cs="Times New Roman"/>
        </w:rPr>
        <w:t>savons</w:t>
      </w:r>
      <w:proofErr w:type="spellEnd"/>
      <w:r w:rsidR="000352FF" w:rsidRPr="0038003A">
        <w:rPr>
          <w:rFonts w:ascii="Times New Roman" w:eastAsia="宋体" w:hAnsi="Times New Roman" w:cs="Times New Roman"/>
        </w:rPr>
        <w:t xml:space="preserve"> pas les </w:t>
      </w:r>
      <w:proofErr w:type="spellStart"/>
      <w:r w:rsidR="000352FF" w:rsidRPr="0038003A">
        <w:rPr>
          <w:rFonts w:ascii="Times New Roman" w:eastAsia="宋体" w:hAnsi="Times New Roman" w:cs="Times New Roman"/>
        </w:rPr>
        <w:t>penser</w:t>
      </w:r>
      <w:proofErr w:type="spellEnd"/>
      <w:r w:rsidR="000352FF" w:rsidRPr="0038003A">
        <w:rPr>
          <w:rFonts w:ascii="Times New Roman" w:eastAsia="宋体" w:hAnsi="Times New Roman" w:cs="Times New Roman"/>
        </w:rPr>
        <w:t xml:space="preserve"> ensemble, et </w:t>
      </w:r>
      <w:proofErr w:type="spellStart"/>
      <w:r w:rsidR="000352FF" w:rsidRPr="0038003A">
        <w:rPr>
          <w:rFonts w:ascii="Times New Roman" w:eastAsia="宋体" w:hAnsi="Times New Roman" w:cs="Times New Roman"/>
        </w:rPr>
        <w:t>ils</w:t>
      </w:r>
      <w:proofErr w:type="spellEnd"/>
      <w:r w:rsidR="000352FF" w:rsidRPr="0038003A">
        <w:rPr>
          <w:rFonts w:ascii="Times New Roman" w:eastAsia="宋体" w:hAnsi="Times New Roman" w:cs="Times New Roman"/>
        </w:rPr>
        <w:t xml:space="preserve"> ne </w:t>
      </w:r>
      <w:proofErr w:type="spellStart"/>
      <w:r w:rsidR="000352FF" w:rsidRPr="0038003A">
        <w:rPr>
          <w:rFonts w:ascii="Times New Roman" w:eastAsia="宋体" w:hAnsi="Times New Roman" w:cs="Times New Roman"/>
        </w:rPr>
        <w:t>peuvent</w:t>
      </w:r>
      <w:proofErr w:type="spellEnd"/>
      <w:r w:rsidR="000352FF" w:rsidRPr="0038003A">
        <w:rPr>
          <w:rFonts w:ascii="Times New Roman" w:eastAsia="宋体" w:hAnsi="Times New Roman" w:cs="Times New Roman"/>
        </w:rPr>
        <w:t xml:space="preserve"> pas </w:t>
      </w:r>
      <w:proofErr w:type="spellStart"/>
      <w:r w:rsidR="000352FF" w:rsidRPr="0038003A">
        <w:rPr>
          <w:rFonts w:ascii="Times New Roman" w:eastAsia="宋体" w:hAnsi="Times New Roman" w:cs="Times New Roman"/>
        </w:rPr>
        <w:t>être</w:t>
      </w:r>
      <w:proofErr w:type="spellEnd"/>
      <w:r w:rsidR="000352FF" w:rsidRPr="0038003A">
        <w:rPr>
          <w:rFonts w:ascii="Times New Roman" w:eastAsia="宋体" w:hAnsi="Times New Roman" w:cs="Times New Roman"/>
        </w:rPr>
        <w:t xml:space="preserve"> </w:t>
      </w:r>
      <w:proofErr w:type="spellStart"/>
      <w:r w:rsidR="000352FF" w:rsidRPr="0038003A">
        <w:rPr>
          <w:rFonts w:ascii="Times New Roman" w:eastAsia="宋体" w:hAnsi="Times New Roman" w:cs="Times New Roman"/>
        </w:rPr>
        <w:t>pensés</w:t>
      </w:r>
      <w:proofErr w:type="spellEnd"/>
      <w:r w:rsidR="000352FF" w:rsidRPr="0038003A">
        <w:rPr>
          <w:rFonts w:ascii="Times New Roman" w:eastAsia="宋体" w:hAnsi="Times New Roman" w:cs="Times New Roman"/>
        </w:rPr>
        <w:t xml:space="preserve"> </w:t>
      </w:r>
      <w:proofErr w:type="spellStart"/>
      <w:r w:rsidR="000352FF" w:rsidRPr="0038003A">
        <w:rPr>
          <w:rFonts w:ascii="Times New Roman" w:eastAsia="宋体" w:hAnsi="Times New Roman" w:cs="Times New Roman"/>
        </w:rPr>
        <w:t>séparément</w:t>
      </w:r>
      <w:proofErr w:type="spellEnd"/>
      <w:r w:rsidR="000352FF" w:rsidRPr="0038003A">
        <w:rPr>
          <w:rFonts w:ascii="Times New Roman" w:eastAsia="宋体" w:hAnsi="Times New Roman" w:cs="Times New Roman"/>
          <w:lang w:val="fr-FR"/>
        </w:rPr>
        <w:t>还可译为</w:t>
      </w:r>
      <w:r w:rsidR="000352FF" w:rsidRPr="0038003A">
        <w:rPr>
          <w:rFonts w:ascii="Times New Roman" w:eastAsia="宋体" w:hAnsi="Times New Roman" w:cs="Times New Roman"/>
        </w:rPr>
        <w:t>：</w:t>
      </w:r>
      <w:r w:rsidR="000352FF" w:rsidRPr="0038003A">
        <w:rPr>
          <w:rFonts w:ascii="Times New Roman" w:eastAsia="宋体" w:hAnsi="Times New Roman" w:cs="Times New Roman"/>
          <w:lang w:val="fr-FR"/>
        </w:rPr>
        <w:t>我们既不能将三者</w:t>
      </w:r>
      <w:r w:rsidR="0038003A" w:rsidRPr="0038003A">
        <w:rPr>
          <w:rFonts w:ascii="Times New Roman" w:eastAsia="宋体" w:hAnsi="Times New Roman" w:cs="Times New Roman"/>
          <w:lang w:val="fr-FR"/>
        </w:rPr>
        <w:t>一同思考</w:t>
      </w:r>
      <w:r w:rsidR="0038003A" w:rsidRPr="0038003A">
        <w:rPr>
          <w:rFonts w:ascii="Times New Roman" w:eastAsia="宋体" w:hAnsi="Times New Roman" w:cs="Times New Roman"/>
        </w:rPr>
        <w:t>，</w:t>
      </w:r>
      <w:r w:rsidR="0038003A" w:rsidRPr="0038003A">
        <w:rPr>
          <w:rFonts w:ascii="Times New Roman" w:eastAsia="宋体" w:hAnsi="Times New Roman" w:cs="Times New Roman"/>
          <w:lang w:val="fr-FR"/>
        </w:rPr>
        <w:t>也不能将三者分开思考。</w:t>
      </w:r>
    </w:p>
  </w:footnote>
  <w:footnote w:id="16">
    <w:p w14:paraId="55F54098" w14:textId="60012301" w:rsidR="007A161E" w:rsidRPr="0038003A" w:rsidRDefault="007A161E">
      <w:pPr>
        <w:pStyle w:val="af2"/>
        <w:rPr>
          <w:rFonts w:ascii="Times New Roman"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w:t>
      </w:r>
      <w:r w:rsidRPr="0038003A">
        <w:rPr>
          <w:rFonts w:ascii="Times New Roman" w:eastAsia="宋体" w:hAnsi="Times New Roman" w:cs="Times New Roman"/>
        </w:rPr>
        <w:t>本篇文章署名</w:t>
      </w:r>
      <w:r w:rsidRPr="0038003A">
        <w:rPr>
          <w:rFonts w:ascii="Times New Roman" w:eastAsia="宋体" w:hAnsi="Times New Roman" w:cs="Times New Roman"/>
        </w:rPr>
        <w:t>Emile Novis</w:t>
      </w:r>
      <w:r w:rsidRPr="0038003A">
        <w:rPr>
          <w:rFonts w:ascii="Times New Roman" w:eastAsia="宋体" w:hAnsi="Times New Roman" w:cs="Times New Roman"/>
        </w:rPr>
        <w:t>，系</w:t>
      </w:r>
      <w:r w:rsidRPr="0038003A">
        <w:rPr>
          <w:rFonts w:ascii="Times New Roman" w:eastAsia="宋体" w:hAnsi="Times New Roman" w:cs="Times New Roman"/>
        </w:rPr>
        <w:t>Simone Weil</w:t>
      </w:r>
      <w:r w:rsidRPr="0038003A">
        <w:rPr>
          <w:rFonts w:ascii="Times New Roman" w:eastAsia="宋体" w:hAnsi="Times New Roman" w:cs="Times New Roman"/>
        </w:rPr>
        <w:t>的改写。</w:t>
      </w:r>
    </w:p>
  </w:footnote>
  <w:footnote w:id="17">
    <w:p w14:paraId="1C1F42B2" w14:textId="20BA1E34" w:rsidR="00403894" w:rsidRPr="0038003A" w:rsidRDefault="00403894" w:rsidP="00403894">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w:t>
      </w:r>
      <w:r w:rsidRPr="0038003A">
        <w:rPr>
          <w:rFonts w:ascii="Times New Roman" w:eastAsia="宋体" w:hAnsi="Times New Roman" w:cs="Times New Roman"/>
          <w:i/>
          <w:iCs/>
        </w:rPr>
        <w:t>Cahiers du Sud</w:t>
      </w:r>
      <w:r w:rsidRPr="0038003A">
        <w:rPr>
          <w:rFonts w:ascii="Times New Roman" w:eastAsia="宋体" w:hAnsi="Times New Roman" w:cs="Times New Roman"/>
        </w:rPr>
        <w:t>杂志创刊于</w:t>
      </w:r>
      <w:r w:rsidRPr="0038003A">
        <w:rPr>
          <w:rFonts w:ascii="Times New Roman" w:eastAsia="宋体" w:hAnsi="Times New Roman" w:cs="Times New Roman"/>
        </w:rPr>
        <w:t>1914</w:t>
      </w:r>
      <w:r w:rsidRPr="0038003A">
        <w:rPr>
          <w:rFonts w:ascii="Times New Roman" w:eastAsia="宋体" w:hAnsi="Times New Roman" w:cs="Times New Roman"/>
        </w:rPr>
        <w:t>年，并于</w:t>
      </w:r>
      <w:r w:rsidRPr="0038003A">
        <w:rPr>
          <w:rFonts w:ascii="Times New Roman" w:eastAsia="宋体" w:hAnsi="Times New Roman" w:cs="Times New Roman"/>
        </w:rPr>
        <w:t>1966</w:t>
      </w:r>
      <w:r w:rsidRPr="0038003A">
        <w:rPr>
          <w:rFonts w:ascii="Times New Roman" w:eastAsia="宋体" w:hAnsi="Times New Roman" w:cs="Times New Roman"/>
        </w:rPr>
        <w:t>年停刊，</w:t>
      </w:r>
      <w:r w:rsidR="00AE2F29" w:rsidRPr="0038003A">
        <w:rPr>
          <w:rFonts w:ascii="Times New Roman" w:eastAsia="宋体" w:hAnsi="Times New Roman" w:cs="Times New Roman" w:hint="eastAsia"/>
        </w:rPr>
        <w:t>曾刊登过包括</w:t>
      </w:r>
      <w:r w:rsidRPr="0038003A">
        <w:rPr>
          <w:rFonts w:ascii="Times New Roman" w:eastAsia="宋体" w:hAnsi="Times New Roman" w:cs="Times New Roman"/>
        </w:rPr>
        <w:t>保尔</w:t>
      </w:r>
      <w:r w:rsidRPr="0038003A">
        <w:rPr>
          <w:rFonts w:ascii="Times New Roman" w:eastAsia="宋体" w:hAnsi="Times New Roman" w:cs="Times New Roman"/>
        </w:rPr>
        <w:t>·</w:t>
      </w:r>
      <w:r w:rsidRPr="0038003A">
        <w:rPr>
          <w:rFonts w:ascii="Times New Roman" w:eastAsia="宋体" w:hAnsi="Times New Roman" w:cs="Times New Roman"/>
        </w:rPr>
        <w:t>艾吕雅、勒内</w:t>
      </w:r>
      <w:r w:rsidRPr="0038003A">
        <w:rPr>
          <w:rFonts w:ascii="Times New Roman" w:eastAsia="宋体" w:hAnsi="Times New Roman" w:cs="Times New Roman"/>
        </w:rPr>
        <w:t>·</w:t>
      </w:r>
      <w:r w:rsidRPr="0038003A">
        <w:rPr>
          <w:rFonts w:ascii="Times New Roman" w:eastAsia="宋体" w:hAnsi="Times New Roman" w:cs="Times New Roman"/>
        </w:rPr>
        <w:t>克雷韦尔在内的许多超现实主义者</w:t>
      </w:r>
      <w:r w:rsidR="00AE2F29" w:rsidRPr="0038003A">
        <w:rPr>
          <w:rFonts w:ascii="Times New Roman" w:eastAsia="宋体" w:hAnsi="Times New Roman" w:cs="Times New Roman" w:hint="eastAsia"/>
        </w:rPr>
        <w:t>的</w:t>
      </w:r>
      <w:r w:rsidRPr="0038003A">
        <w:rPr>
          <w:rFonts w:ascii="Times New Roman" w:eastAsia="宋体" w:hAnsi="Times New Roman" w:cs="Times New Roman"/>
        </w:rPr>
        <w:t>作品。</w:t>
      </w:r>
      <w:proofErr w:type="gramStart"/>
      <w:r w:rsidRPr="0038003A">
        <w:rPr>
          <w:rFonts w:ascii="Times New Roman" w:eastAsia="宋体" w:hAnsi="Times New Roman" w:cs="Times New Roman"/>
        </w:rPr>
        <w:t>薇</w:t>
      </w:r>
      <w:proofErr w:type="gramEnd"/>
      <w:r w:rsidRPr="0038003A">
        <w:rPr>
          <w:rFonts w:ascii="Times New Roman" w:eastAsia="宋体" w:hAnsi="Times New Roman" w:cs="Times New Roman"/>
        </w:rPr>
        <w:t>依在马赛时，曾是</w:t>
      </w:r>
      <w:r w:rsidRPr="0038003A">
        <w:rPr>
          <w:rFonts w:ascii="Times New Roman" w:eastAsia="宋体" w:hAnsi="Times New Roman" w:cs="Times New Roman"/>
          <w:i/>
          <w:iCs/>
        </w:rPr>
        <w:t>Cahiers du Sud</w:t>
      </w:r>
      <w:r w:rsidRPr="0038003A">
        <w:rPr>
          <w:rFonts w:ascii="Times New Roman" w:eastAsia="宋体" w:hAnsi="Times New Roman" w:cs="Times New Roman"/>
        </w:rPr>
        <w:t>编辑部的常客，她一共在该杂志上发表过八篇文章，其中包括《伊利亚特与力量之诗》等最著名的作品。</w:t>
      </w:r>
    </w:p>
  </w:footnote>
  <w:footnote w:id="18">
    <w:p w14:paraId="4C792C82" w14:textId="3E14E917" w:rsidR="00AC13AF" w:rsidRPr="0038003A" w:rsidRDefault="00AC13AF" w:rsidP="00AC13AF">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Fiction</w:t>
      </w:r>
      <w:r w:rsidRPr="0038003A">
        <w:rPr>
          <w:rFonts w:ascii="Times New Roman" w:eastAsia="宋体" w:hAnsi="Times New Roman" w:cs="Times New Roman"/>
        </w:rPr>
        <w:t>一词既指</w:t>
      </w:r>
      <w:r w:rsidR="00943D51" w:rsidRPr="0038003A">
        <w:rPr>
          <w:rFonts w:ascii="Times New Roman" w:eastAsia="宋体" w:hAnsi="Times New Roman" w:cs="Times New Roman"/>
        </w:rPr>
        <w:t>“</w:t>
      </w:r>
      <w:r w:rsidRPr="0038003A">
        <w:rPr>
          <w:rFonts w:ascii="Times New Roman" w:eastAsia="宋体" w:hAnsi="Times New Roman" w:cs="Times New Roman"/>
        </w:rPr>
        <w:t>小说</w:t>
      </w:r>
      <w:r w:rsidR="00943D51" w:rsidRPr="0038003A">
        <w:rPr>
          <w:rFonts w:ascii="Times New Roman" w:eastAsia="宋体" w:hAnsi="Times New Roman" w:cs="Times New Roman"/>
        </w:rPr>
        <w:t>”</w:t>
      </w:r>
      <w:r w:rsidRPr="0038003A">
        <w:rPr>
          <w:rFonts w:ascii="Times New Roman" w:eastAsia="宋体" w:hAnsi="Times New Roman" w:cs="Times New Roman"/>
        </w:rPr>
        <w:t>，也指</w:t>
      </w:r>
      <w:r w:rsidR="00943D51" w:rsidRPr="0038003A">
        <w:rPr>
          <w:rFonts w:ascii="Times New Roman" w:eastAsia="宋体" w:hAnsi="Times New Roman" w:cs="Times New Roman"/>
        </w:rPr>
        <w:t>“</w:t>
      </w:r>
      <w:r w:rsidRPr="0038003A">
        <w:rPr>
          <w:rFonts w:ascii="Times New Roman" w:eastAsia="宋体" w:hAnsi="Times New Roman" w:cs="Times New Roman"/>
        </w:rPr>
        <w:t>虚构</w:t>
      </w:r>
      <w:r w:rsidR="00943D51" w:rsidRPr="0038003A">
        <w:rPr>
          <w:rFonts w:ascii="Times New Roman" w:eastAsia="宋体" w:hAnsi="Times New Roman" w:cs="Times New Roman"/>
        </w:rPr>
        <w:t>”</w:t>
      </w:r>
      <w:r w:rsidRPr="0038003A">
        <w:rPr>
          <w:rFonts w:ascii="Times New Roman" w:eastAsia="宋体" w:hAnsi="Times New Roman" w:cs="Times New Roman"/>
        </w:rPr>
        <w:t>。</w:t>
      </w:r>
      <w:proofErr w:type="gramStart"/>
      <w:r w:rsidRPr="0038003A">
        <w:rPr>
          <w:rFonts w:ascii="Times New Roman" w:eastAsia="宋体" w:hAnsi="Times New Roman" w:cs="Times New Roman"/>
        </w:rPr>
        <w:t>薇依正是</w:t>
      </w:r>
      <w:proofErr w:type="gramEnd"/>
      <w:r w:rsidRPr="0038003A">
        <w:rPr>
          <w:rFonts w:ascii="Times New Roman" w:eastAsia="宋体" w:hAnsi="Times New Roman" w:cs="Times New Roman"/>
        </w:rPr>
        <w:t>在这个词的双重含义上做文章。</w:t>
      </w:r>
    </w:p>
  </w:footnote>
  <w:footnote w:id="19">
    <w:p w14:paraId="3015E31B" w14:textId="77777777" w:rsidR="00164FE5" w:rsidRPr="0038003A" w:rsidRDefault="00164FE5" w:rsidP="00164FE5">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w:t>
      </w:r>
      <w:r w:rsidRPr="0038003A">
        <w:rPr>
          <w:rFonts w:ascii="Times New Roman" w:eastAsia="宋体" w:hAnsi="Times New Roman" w:cs="Times New Roman"/>
        </w:rPr>
        <w:t>可能</w:t>
      </w:r>
      <w:proofErr w:type="gramStart"/>
      <w:r w:rsidRPr="0038003A">
        <w:rPr>
          <w:rFonts w:ascii="Times New Roman" w:eastAsia="宋体" w:hAnsi="Times New Roman" w:cs="Times New Roman"/>
        </w:rPr>
        <w:t>是指兰波</w:t>
      </w:r>
      <w:proofErr w:type="gramEnd"/>
      <w:r w:rsidRPr="0038003A">
        <w:rPr>
          <w:rFonts w:ascii="Times New Roman" w:eastAsia="宋体" w:hAnsi="Times New Roman" w:cs="Times New Roman"/>
        </w:rPr>
        <w:t>英年早逝。</w:t>
      </w:r>
    </w:p>
  </w:footnote>
  <w:footnote w:id="20">
    <w:p w14:paraId="17E36127" w14:textId="0478F874" w:rsidR="00AC13AF" w:rsidRPr="0038003A" w:rsidRDefault="00AC13AF" w:rsidP="00AC13AF">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Profession</w:t>
      </w:r>
      <w:r w:rsidRPr="0038003A">
        <w:rPr>
          <w:rFonts w:ascii="Times New Roman" w:eastAsia="宋体" w:hAnsi="Times New Roman" w:cs="Times New Roman"/>
        </w:rPr>
        <w:t>在宗教语境下</w:t>
      </w:r>
      <w:r w:rsidR="007F6B41" w:rsidRPr="0038003A">
        <w:rPr>
          <w:rFonts w:ascii="Times New Roman" w:eastAsia="宋体" w:hAnsi="Times New Roman" w:cs="Times New Roman" w:hint="eastAsia"/>
        </w:rPr>
        <w:t>亦有“</w:t>
      </w:r>
      <w:r w:rsidRPr="0038003A">
        <w:rPr>
          <w:rFonts w:ascii="Times New Roman" w:eastAsia="宋体" w:hAnsi="Times New Roman" w:cs="Times New Roman"/>
        </w:rPr>
        <w:t>发愿</w:t>
      </w:r>
      <w:r w:rsidR="007F6B41" w:rsidRPr="0038003A">
        <w:rPr>
          <w:rFonts w:ascii="Times New Roman" w:eastAsia="宋体" w:hAnsi="Times New Roman" w:cs="Times New Roman" w:hint="eastAsia"/>
        </w:rPr>
        <w:t>”</w:t>
      </w:r>
      <w:r w:rsidRPr="0038003A">
        <w:rPr>
          <w:rFonts w:ascii="Times New Roman" w:eastAsia="宋体" w:hAnsi="Times New Roman" w:cs="Times New Roman"/>
        </w:rPr>
        <w:t>、</w:t>
      </w:r>
      <w:r w:rsidR="007F6B41" w:rsidRPr="0038003A">
        <w:rPr>
          <w:rFonts w:ascii="Times New Roman" w:eastAsia="宋体" w:hAnsi="Times New Roman" w:cs="Times New Roman" w:hint="eastAsia"/>
        </w:rPr>
        <w:t>“</w:t>
      </w:r>
      <w:r w:rsidRPr="0038003A">
        <w:rPr>
          <w:rFonts w:ascii="Times New Roman" w:eastAsia="宋体" w:hAnsi="Times New Roman" w:cs="Times New Roman"/>
        </w:rPr>
        <w:t>立誓</w:t>
      </w:r>
      <w:r w:rsidR="007F6B41" w:rsidRPr="0038003A">
        <w:rPr>
          <w:rFonts w:ascii="Times New Roman" w:eastAsia="宋体" w:hAnsi="Times New Roman" w:cs="Times New Roman" w:hint="eastAsia"/>
        </w:rPr>
        <w:t>”等含义</w:t>
      </w:r>
      <w:r w:rsidRPr="0038003A">
        <w:rPr>
          <w:rFonts w:ascii="Times New Roman" w:eastAsia="宋体" w:hAnsi="Times New Roman" w:cs="Times New Roman"/>
        </w:rPr>
        <w:t>。</w:t>
      </w:r>
    </w:p>
  </w:footnote>
  <w:footnote w:id="21">
    <w:p w14:paraId="57B979E8" w14:textId="2F9C31DC" w:rsidR="009A2100" w:rsidRPr="0038003A" w:rsidRDefault="009A2100">
      <w:pPr>
        <w:pStyle w:val="af2"/>
        <w:rPr>
          <w:rFonts w:ascii="Times New Roman" w:eastAsia="宋体" w:hAnsi="Times New Roman" w:cs="Times New Roman"/>
        </w:rPr>
      </w:pPr>
      <w:r w:rsidRPr="0038003A">
        <w:rPr>
          <w:rStyle w:val="af4"/>
          <w:rFonts w:hint="eastAsia"/>
        </w:rPr>
        <w:footnoteRef/>
      </w:r>
      <w:r w:rsidRPr="0038003A">
        <w:rPr>
          <w:rFonts w:hint="eastAsia"/>
        </w:rPr>
        <w:t xml:space="preserve"> </w:t>
      </w:r>
      <w:r w:rsidRPr="0038003A">
        <w:rPr>
          <w:rFonts w:ascii="Times New Roman" w:eastAsia="宋体" w:hAnsi="Times New Roman" w:cs="Times New Roman"/>
        </w:rPr>
        <w:t>弗朗索瓦</w:t>
      </w:r>
      <w:r w:rsidRPr="0038003A">
        <w:rPr>
          <w:rFonts w:ascii="Times New Roman" w:eastAsia="宋体" w:hAnsi="Times New Roman" w:cs="Times New Roman"/>
        </w:rPr>
        <w:t>·</w:t>
      </w:r>
      <w:r w:rsidRPr="0038003A">
        <w:rPr>
          <w:rFonts w:ascii="Times New Roman" w:eastAsia="宋体" w:hAnsi="Times New Roman" w:cs="Times New Roman"/>
        </w:rPr>
        <w:t>莫里亚克</w:t>
      </w:r>
      <w:r w:rsidR="00C46084" w:rsidRPr="0038003A">
        <w:rPr>
          <w:rFonts w:ascii="Times New Roman" w:eastAsia="宋体" w:hAnsi="Times New Roman" w:cs="Times New Roman"/>
        </w:rPr>
        <w:t>（</w:t>
      </w:r>
      <w:r w:rsidR="00C46084" w:rsidRPr="0038003A">
        <w:rPr>
          <w:rFonts w:ascii="Times New Roman" w:eastAsia="宋体" w:hAnsi="Times New Roman" w:cs="Times New Roman"/>
        </w:rPr>
        <w:t>François Mauriac</w:t>
      </w:r>
      <w:r w:rsidR="00C46084" w:rsidRPr="0038003A">
        <w:rPr>
          <w:rFonts w:ascii="Times New Roman" w:eastAsia="宋体" w:hAnsi="Times New Roman" w:cs="Times New Roman"/>
        </w:rPr>
        <w:t>，</w:t>
      </w:r>
      <w:r w:rsidR="00C46084" w:rsidRPr="0038003A">
        <w:rPr>
          <w:rFonts w:ascii="Times New Roman" w:eastAsia="宋体" w:hAnsi="Times New Roman" w:cs="Times New Roman"/>
        </w:rPr>
        <w:t>1885-1970</w:t>
      </w:r>
      <w:r w:rsidR="00C46084" w:rsidRPr="0038003A">
        <w:rPr>
          <w:rFonts w:ascii="Times New Roman" w:eastAsia="宋体" w:hAnsi="Times New Roman" w:cs="Times New Roman"/>
        </w:rPr>
        <w:t>）：法国小说家，曾获</w:t>
      </w:r>
      <w:r w:rsidR="00C46084" w:rsidRPr="0038003A">
        <w:rPr>
          <w:rFonts w:ascii="Times New Roman" w:eastAsia="宋体" w:hAnsi="Times New Roman" w:cs="Times New Roman"/>
        </w:rPr>
        <w:t>1952</w:t>
      </w:r>
      <w:r w:rsidR="00C46084" w:rsidRPr="0038003A">
        <w:rPr>
          <w:rFonts w:ascii="Times New Roman" w:eastAsia="宋体" w:hAnsi="Times New Roman" w:cs="Times New Roman"/>
        </w:rPr>
        <w:t>年诺贝尔文学奖。</w:t>
      </w:r>
    </w:p>
  </w:footnote>
  <w:footnote w:id="22">
    <w:p w14:paraId="30439824" w14:textId="383B5FC0" w:rsidR="00AC13AF" w:rsidRPr="0038003A" w:rsidRDefault="00AC13AF" w:rsidP="00AC13AF">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1914</w:t>
      </w:r>
      <w:r w:rsidRPr="0038003A">
        <w:rPr>
          <w:rFonts w:ascii="Times New Roman" w:eastAsia="宋体" w:hAnsi="Times New Roman" w:cs="Times New Roman"/>
        </w:rPr>
        <w:t>年</w:t>
      </w:r>
      <w:r w:rsidR="008440B0" w:rsidRPr="0038003A">
        <w:rPr>
          <w:rFonts w:ascii="Times New Roman" w:eastAsia="宋体" w:hAnsi="Times New Roman" w:cs="Times New Roman" w:hint="eastAsia"/>
        </w:rPr>
        <w:t>即</w:t>
      </w:r>
      <w:r w:rsidRPr="0038003A">
        <w:rPr>
          <w:rFonts w:ascii="Times New Roman" w:eastAsia="宋体" w:hAnsi="Times New Roman" w:cs="Times New Roman"/>
        </w:rPr>
        <w:t>第一次世界大战开始的年份。</w:t>
      </w:r>
    </w:p>
  </w:footnote>
  <w:footnote w:id="23">
    <w:p w14:paraId="4ECDCDC9" w14:textId="28F101AD" w:rsidR="00AA7140" w:rsidRPr="0038003A" w:rsidRDefault="00AA7140" w:rsidP="00AA7140">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w:t>
      </w:r>
      <w:r w:rsidRPr="0038003A">
        <w:rPr>
          <w:rFonts w:ascii="Times New Roman" w:eastAsia="宋体" w:hAnsi="Times New Roman" w:cs="Times New Roman"/>
        </w:rPr>
        <w:t>詹森派（</w:t>
      </w:r>
      <w:r w:rsidRPr="0038003A">
        <w:rPr>
          <w:rFonts w:ascii="Times New Roman" w:eastAsia="宋体" w:hAnsi="Times New Roman" w:cs="Times New Roman"/>
        </w:rPr>
        <w:t>Jansenists</w:t>
      </w:r>
      <w:r w:rsidRPr="0038003A">
        <w:rPr>
          <w:rFonts w:ascii="Times New Roman" w:eastAsia="宋体" w:hAnsi="Times New Roman" w:cs="Times New Roman"/>
        </w:rPr>
        <w:t>）</w:t>
      </w:r>
      <w:r w:rsidR="008F0691" w:rsidRPr="0038003A">
        <w:rPr>
          <w:rFonts w:ascii="Times New Roman" w:eastAsia="宋体" w:hAnsi="Times New Roman" w:cs="Times New Roman"/>
        </w:rPr>
        <w:t>：追随</w:t>
      </w:r>
      <w:r w:rsidR="008F0691" w:rsidRPr="0038003A">
        <w:rPr>
          <w:rFonts w:ascii="Times New Roman" w:eastAsia="宋体" w:hAnsi="Times New Roman" w:cs="Times New Roman"/>
        </w:rPr>
        <w:t>17</w:t>
      </w:r>
      <w:r w:rsidR="008F0691" w:rsidRPr="0038003A">
        <w:rPr>
          <w:rFonts w:ascii="Times New Roman" w:eastAsia="宋体" w:hAnsi="Times New Roman" w:cs="Times New Roman"/>
        </w:rPr>
        <w:t>世纪荷兰神学家詹森思想的天主教教派</w:t>
      </w:r>
      <w:r w:rsidR="003C4353" w:rsidRPr="0038003A">
        <w:rPr>
          <w:rFonts w:ascii="Times New Roman" w:eastAsia="宋体" w:hAnsi="Times New Roman" w:cs="Times New Roman"/>
        </w:rPr>
        <w:t>，强调原罪、人类的全然败坏、恩典的必要性和预定论。</w:t>
      </w:r>
    </w:p>
  </w:footnote>
  <w:footnote w:id="24">
    <w:p w14:paraId="2C306D41" w14:textId="77777777" w:rsidR="00AC13AF" w:rsidRPr="0038003A" w:rsidRDefault="00AC13AF" w:rsidP="00AC13AF">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w:t>
      </w:r>
      <w:proofErr w:type="spellStart"/>
      <w:r w:rsidRPr="0038003A">
        <w:rPr>
          <w:rFonts w:ascii="Times New Roman" w:eastAsia="宋体" w:hAnsi="Times New Roman" w:cs="Times New Roman"/>
        </w:rPr>
        <w:t>Amoralité</w:t>
      </w:r>
      <w:proofErr w:type="spellEnd"/>
      <w:r w:rsidRPr="0038003A">
        <w:rPr>
          <w:rFonts w:ascii="Times New Roman" w:eastAsia="宋体" w:hAnsi="Times New Roman" w:cs="Times New Roman"/>
        </w:rPr>
        <w:t>也有</w:t>
      </w:r>
      <w:r w:rsidRPr="0038003A">
        <w:rPr>
          <w:rFonts w:ascii="Times New Roman" w:eastAsia="宋体" w:hAnsi="Times New Roman" w:cs="Times New Roman"/>
        </w:rPr>
        <w:t>“</w:t>
      </w:r>
      <w:r w:rsidRPr="0038003A">
        <w:rPr>
          <w:rFonts w:ascii="Times New Roman" w:eastAsia="宋体" w:hAnsi="Times New Roman" w:cs="Times New Roman"/>
        </w:rPr>
        <w:t>超道德</w:t>
      </w:r>
      <w:r w:rsidRPr="0038003A">
        <w:rPr>
          <w:rFonts w:ascii="Times New Roman" w:eastAsia="宋体" w:hAnsi="Times New Roman" w:cs="Times New Roman"/>
        </w:rPr>
        <w:t>”</w:t>
      </w:r>
      <w:r w:rsidRPr="0038003A">
        <w:rPr>
          <w:rFonts w:ascii="Times New Roman" w:eastAsia="宋体" w:hAnsi="Times New Roman" w:cs="Times New Roman"/>
        </w:rPr>
        <w:t>的意思，可联想尼采的主张。</w:t>
      </w:r>
    </w:p>
  </w:footnote>
  <w:footnote w:id="25">
    <w:p w14:paraId="2C59AE80" w14:textId="71BCBCCE" w:rsidR="000E1DAA" w:rsidRPr="0038003A" w:rsidRDefault="000E1DAA">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w:t>
      </w:r>
      <w:proofErr w:type="spellStart"/>
      <w:r w:rsidRPr="0038003A">
        <w:rPr>
          <w:rFonts w:ascii="Times New Roman" w:eastAsia="宋体" w:hAnsi="Times New Roman" w:cs="Times New Roman"/>
        </w:rPr>
        <w:t>Malheureux</w:t>
      </w:r>
      <w:proofErr w:type="spellEnd"/>
      <w:r w:rsidR="00B42A46" w:rsidRPr="0038003A">
        <w:rPr>
          <w:rFonts w:ascii="Times New Roman" w:eastAsia="宋体" w:hAnsi="Times New Roman" w:cs="Times New Roman" w:hint="eastAsia"/>
        </w:rPr>
        <w:t>的</w:t>
      </w:r>
      <w:r w:rsidRPr="0038003A">
        <w:rPr>
          <w:rFonts w:ascii="Times New Roman" w:eastAsia="宋体" w:hAnsi="Times New Roman" w:cs="Times New Roman"/>
        </w:rPr>
        <w:t>字面意思即</w:t>
      </w:r>
      <w:r w:rsidRPr="0038003A">
        <w:rPr>
          <w:rFonts w:ascii="Times New Roman" w:eastAsia="宋体" w:hAnsi="Times New Roman" w:cs="Times New Roman"/>
        </w:rPr>
        <w:t>“</w:t>
      </w:r>
      <w:r w:rsidRPr="0038003A">
        <w:rPr>
          <w:rFonts w:ascii="Times New Roman" w:eastAsia="宋体" w:hAnsi="Times New Roman" w:cs="Times New Roman"/>
        </w:rPr>
        <w:t>不快乐</w:t>
      </w:r>
      <w:r w:rsidRPr="0038003A">
        <w:rPr>
          <w:rFonts w:ascii="Times New Roman" w:eastAsia="宋体" w:hAnsi="Times New Roman" w:cs="Times New Roman"/>
        </w:rPr>
        <w:t>”</w:t>
      </w:r>
      <w:r w:rsidRPr="0038003A">
        <w:rPr>
          <w:rFonts w:ascii="Times New Roman" w:eastAsia="宋体" w:hAnsi="Times New Roman" w:cs="Times New Roman"/>
        </w:rPr>
        <w:t>。</w:t>
      </w:r>
    </w:p>
  </w:footnote>
  <w:footnote w:id="26">
    <w:p w14:paraId="58DC17BA" w14:textId="77777777" w:rsidR="00AC13AF" w:rsidRPr="0038003A" w:rsidRDefault="00AC13AF" w:rsidP="00AC13AF">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w:t>
      </w:r>
      <w:r w:rsidRPr="0038003A">
        <w:rPr>
          <w:rFonts w:ascii="Times New Roman" w:eastAsia="宋体" w:hAnsi="Times New Roman" w:cs="Times New Roman"/>
        </w:rPr>
        <w:t>帕斯卡尔《沉思录》</w:t>
      </w:r>
      <w:r w:rsidRPr="0038003A">
        <w:rPr>
          <w:rFonts w:ascii="Times New Roman" w:eastAsia="宋体" w:hAnsi="Times New Roman" w:cs="Times New Roman"/>
        </w:rPr>
        <w:t>553</w:t>
      </w:r>
      <w:r w:rsidRPr="0038003A">
        <w:rPr>
          <w:rFonts w:ascii="Times New Roman" w:eastAsia="宋体" w:hAnsi="Times New Roman" w:cs="Times New Roman"/>
        </w:rPr>
        <w:t>，</w:t>
      </w:r>
      <w:proofErr w:type="gramStart"/>
      <w:r w:rsidRPr="0038003A">
        <w:rPr>
          <w:rFonts w:ascii="Times New Roman" w:eastAsia="宋体" w:hAnsi="Times New Roman" w:cs="Times New Roman"/>
        </w:rPr>
        <w:t>这句话由上帝</w:t>
      </w:r>
      <w:proofErr w:type="gramEnd"/>
      <w:r w:rsidRPr="0038003A">
        <w:rPr>
          <w:rFonts w:ascii="Times New Roman" w:eastAsia="宋体" w:hAnsi="Times New Roman" w:cs="Times New Roman"/>
        </w:rPr>
        <w:t>所说。</w:t>
      </w:r>
    </w:p>
  </w:footnote>
  <w:footnote w:id="27">
    <w:p w14:paraId="0E870E7E" w14:textId="78AA0892" w:rsidR="00AC13AF" w:rsidRPr="0038003A" w:rsidRDefault="00AC13AF" w:rsidP="00AC13AF">
      <w:pPr>
        <w:pStyle w:val="af2"/>
        <w:rPr>
          <w:rFonts w:ascii="Times New Roman" w:eastAsia="宋体" w:hAnsi="Times New Roman" w:cs="Times New Roman"/>
        </w:rPr>
      </w:pPr>
      <w:r w:rsidRPr="0038003A">
        <w:rPr>
          <w:rStyle w:val="af4"/>
          <w:rFonts w:ascii="Times New Roman" w:eastAsia="宋体" w:hAnsi="Times New Roman" w:cs="Times New Roman"/>
        </w:rPr>
        <w:footnoteRef/>
      </w:r>
      <w:r w:rsidRPr="0038003A">
        <w:rPr>
          <w:rFonts w:ascii="Times New Roman" w:eastAsia="宋体" w:hAnsi="Times New Roman" w:cs="Times New Roman"/>
        </w:rPr>
        <w:t xml:space="preserve"> </w:t>
      </w:r>
      <w:r w:rsidRPr="0038003A">
        <w:rPr>
          <w:rFonts w:ascii="Times New Roman" w:eastAsia="宋体" w:hAnsi="Times New Roman" w:cs="Times New Roman"/>
        </w:rPr>
        <w:t>似乎来自《理想国》第七篇的洞喻。</w:t>
      </w:r>
    </w:p>
  </w:footnote>
  <w:footnote w:id="28">
    <w:p w14:paraId="29469DD1" w14:textId="77777777" w:rsidR="000D0111" w:rsidRPr="0038003A" w:rsidRDefault="000D0111" w:rsidP="000D0111">
      <w:pPr>
        <w:pStyle w:val="af2"/>
        <w:rPr>
          <w:rFonts w:ascii="Times New Roman" w:eastAsia="宋体" w:hAnsi="Times New Roman"/>
        </w:rPr>
      </w:pPr>
      <w:r w:rsidRPr="0038003A">
        <w:rPr>
          <w:rStyle w:val="af4"/>
          <w:rFonts w:ascii="Times New Roman" w:eastAsia="宋体" w:hAnsi="Times New Roman" w:hint="eastAsia"/>
        </w:rPr>
        <w:footnoteRef/>
      </w:r>
      <w:r w:rsidRPr="0038003A">
        <w:rPr>
          <w:rFonts w:ascii="Times New Roman" w:eastAsia="宋体" w:hAnsi="Times New Roman" w:hint="eastAsia"/>
        </w:rPr>
        <w:t xml:space="preserve"> </w:t>
      </w:r>
      <w:r w:rsidRPr="0038003A">
        <w:rPr>
          <w:rFonts w:ascii="Times New Roman" w:eastAsia="宋体" w:hAnsi="Times New Roman" w:hint="eastAsia"/>
        </w:rPr>
        <w:t>太</w:t>
      </w:r>
      <w:r w:rsidRPr="0038003A">
        <w:rPr>
          <w:rFonts w:ascii="Times New Roman" w:eastAsia="宋体" w:hAnsi="Times New Roman" w:hint="eastAsia"/>
        </w:rPr>
        <w:t xml:space="preserve">26:36-40; </w:t>
      </w:r>
      <w:r w:rsidRPr="0038003A">
        <w:rPr>
          <w:rFonts w:ascii="Times New Roman" w:eastAsia="宋体" w:hAnsi="Times New Roman" w:hint="eastAsia"/>
        </w:rPr>
        <w:t>太</w:t>
      </w:r>
      <w:r w:rsidRPr="0038003A">
        <w:rPr>
          <w:rFonts w:ascii="Times New Roman" w:eastAsia="宋体" w:hAnsi="Times New Roman" w:hint="eastAsia"/>
        </w:rPr>
        <w:t>27:46</w:t>
      </w:r>
      <w:r w:rsidRPr="0038003A">
        <w:rPr>
          <w:rFonts w:ascii="Times New Roman" w:eastAsia="宋体" w:hAnsi="Times New Roman" w:hint="eastAsia"/>
        </w:rPr>
        <w:t>等</w:t>
      </w:r>
    </w:p>
  </w:footnote>
  <w:footnote w:id="29">
    <w:p w14:paraId="15211C31" w14:textId="77777777" w:rsidR="000D0111" w:rsidRPr="0038003A" w:rsidRDefault="000D0111" w:rsidP="000D0111">
      <w:pPr>
        <w:pStyle w:val="af2"/>
        <w:rPr>
          <w:rFonts w:ascii="Times New Roman" w:eastAsia="宋体" w:hAnsi="Times New Roman"/>
        </w:rPr>
      </w:pPr>
      <w:r w:rsidRPr="0038003A">
        <w:rPr>
          <w:rStyle w:val="af4"/>
          <w:rFonts w:ascii="Times New Roman" w:eastAsia="宋体" w:hAnsi="Times New Roman" w:hint="eastAsia"/>
        </w:rPr>
        <w:footnoteRef/>
      </w:r>
      <w:r w:rsidRPr="0038003A">
        <w:rPr>
          <w:rFonts w:ascii="Times New Roman" w:eastAsia="宋体" w:hAnsi="Times New Roman" w:hint="eastAsia"/>
        </w:rPr>
        <w:t xml:space="preserve"> </w:t>
      </w:r>
      <w:r w:rsidRPr="0038003A">
        <w:rPr>
          <w:rFonts w:ascii="Times New Roman" w:eastAsia="宋体" w:hAnsi="Times New Roman" w:hint="eastAsia"/>
        </w:rPr>
        <w:t>约</w:t>
      </w:r>
      <w:r w:rsidRPr="0038003A">
        <w:rPr>
          <w:rFonts w:ascii="Times New Roman" w:eastAsia="宋体" w:hAnsi="Times New Roman" w:hint="eastAsia"/>
        </w:rPr>
        <w:t>9:23</w:t>
      </w:r>
    </w:p>
  </w:footnote>
  <w:footnote w:id="30">
    <w:p w14:paraId="32433F4C" w14:textId="77777777" w:rsidR="000D0111" w:rsidRPr="0038003A" w:rsidRDefault="000D0111" w:rsidP="000D0111">
      <w:pPr>
        <w:pStyle w:val="af2"/>
        <w:rPr>
          <w:rFonts w:ascii="Times New Roman" w:eastAsia="宋体" w:hAnsi="Times New Roman"/>
        </w:rPr>
      </w:pPr>
      <w:r w:rsidRPr="0038003A">
        <w:rPr>
          <w:rStyle w:val="af4"/>
          <w:rFonts w:ascii="Times New Roman" w:eastAsia="宋体" w:hAnsi="Times New Roman" w:hint="eastAsia"/>
        </w:rPr>
        <w:footnoteRef/>
      </w:r>
      <w:r w:rsidRPr="0038003A">
        <w:rPr>
          <w:rFonts w:ascii="Times New Roman" w:eastAsia="宋体" w:hAnsi="Times New Roman" w:hint="eastAsia"/>
        </w:rPr>
        <w:t xml:space="preserve"> </w:t>
      </w:r>
      <w:r w:rsidRPr="0038003A">
        <w:rPr>
          <w:rFonts w:ascii="Times New Roman" w:eastAsia="宋体" w:hAnsi="Times New Roman" w:hint="eastAsia"/>
        </w:rPr>
        <w:t>加</w:t>
      </w:r>
      <w:r w:rsidRPr="0038003A">
        <w:rPr>
          <w:rFonts w:ascii="Times New Roman" w:eastAsia="宋体" w:hAnsi="Times New Roman" w:hint="eastAsia"/>
        </w:rPr>
        <w:t>3:13</w:t>
      </w:r>
    </w:p>
  </w:footnote>
  <w:footnote w:id="31">
    <w:p w14:paraId="58E002A0" w14:textId="77777777" w:rsidR="000D0111" w:rsidRPr="0038003A" w:rsidRDefault="000D0111" w:rsidP="000D0111">
      <w:pPr>
        <w:pStyle w:val="af2"/>
        <w:rPr>
          <w:rFonts w:ascii="Times New Roman" w:eastAsia="宋体" w:hAnsi="Times New Roman"/>
        </w:rPr>
      </w:pPr>
      <w:r w:rsidRPr="0038003A">
        <w:rPr>
          <w:rStyle w:val="af4"/>
          <w:rFonts w:ascii="Times New Roman" w:eastAsia="宋体" w:hAnsi="Times New Roman" w:hint="eastAsia"/>
        </w:rPr>
        <w:footnoteRef/>
      </w:r>
      <w:r w:rsidRPr="0038003A">
        <w:rPr>
          <w:rFonts w:ascii="Times New Roman" w:eastAsia="宋体" w:hAnsi="Times New Roman" w:hint="eastAsia"/>
        </w:rPr>
        <w:t>根据力量来源的不同，</w:t>
      </w:r>
      <w:r w:rsidRPr="0038003A">
        <w:rPr>
          <w:rFonts w:ascii="Times New Roman" w:eastAsia="宋体" w:hAnsi="Times New Roman" w:hint="eastAsia"/>
        </w:rPr>
        <w:t>impulsion</w:t>
      </w:r>
      <w:r w:rsidRPr="0038003A">
        <w:rPr>
          <w:rFonts w:ascii="Times New Roman" w:eastAsia="宋体" w:hAnsi="Times New Roman" w:hint="eastAsia"/>
        </w:rPr>
        <w:t>可分别译为“推力”和“冲动”。</w:t>
      </w:r>
      <w:proofErr w:type="gramStart"/>
      <w:r w:rsidRPr="0038003A">
        <w:rPr>
          <w:rFonts w:ascii="Times New Roman" w:eastAsia="宋体" w:hAnsi="Times New Roman" w:hint="eastAsia"/>
        </w:rPr>
        <w:t>此处人</w:t>
      </w:r>
      <w:proofErr w:type="gramEnd"/>
      <w:r w:rsidRPr="0038003A">
        <w:rPr>
          <w:rFonts w:ascii="Times New Roman" w:eastAsia="宋体" w:hAnsi="Times New Roman" w:hint="eastAsia"/>
        </w:rPr>
        <w:t>是被不幸推动，但这不幸已然内化到人的灵魂中，故译为“驱力”。</w:t>
      </w:r>
    </w:p>
  </w:footnote>
  <w:footnote w:id="32">
    <w:p w14:paraId="49EB9662" w14:textId="2940DC05" w:rsidR="00233659" w:rsidRDefault="00233659">
      <w:pPr>
        <w:pStyle w:val="af2"/>
        <w:rPr>
          <w:rFonts w:hint="eastAsia"/>
        </w:rPr>
      </w:pPr>
      <w:ins w:id="21" w:author="王星皓" w:date="2025-07-23T10:17:00Z" w16du:dateUtc="2025-07-23T02:17:00Z">
        <w:r>
          <w:rPr>
            <w:rStyle w:val="af4"/>
            <w:rFonts w:hint="eastAsia"/>
          </w:rPr>
          <w:footnoteRef/>
        </w:r>
        <w:r>
          <w:rPr>
            <w:rFonts w:hint="eastAsia"/>
          </w:rPr>
          <w:t xml:space="preserve"> </w:t>
        </w:r>
        <w:r>
          <w:rPr>
            <w:rFonts w:hint="eastAsia"/>
          </w:rPr>
          <w:t>此处为意</w:t>
        </w:r>
      </w:ins>
      <w:ins w:id="22" w:author="王星皓" w:date="2025-07-23T10:18:00Z" w16du:dateUtc="2025-07-23T02:18:00Z">
        <w:r>
          <w:rPr>
            <w:rFonts w:hint="eastAsia"/>
          </w:rPr>
          <w:t>译。</w:t>
        </w:r>
      </w:ins>
    </w:p>
  </w:footnote>
  <w:footnote w:id="33">
    <w:p w14:paraId="24D1A0EC" w14:textId="77777777" w:rsidR="000D0111" w:rsidRPr="0038003A" w:rsidRDefault="000D0111" w:rsidP="000D0111">
      <w:pPr>
        <w:pStyle w:val="af2"/>
        <w:rPr>
          <w:rFonts w:ascii="Times New Roman" w:eastAsia="宋体" w:hAnsi="Times New Roman"/>
        </w:rPr>
      </w:pPr>
      <w:r w:rsidRPr="0038003A">
        <w:rPr>
          <w:rStyle w:val="af4"/>
          <w:rFonts w:ascii="Times New Roman" w:eastAsia="宋体" w:hAnsi="Times New Roman" w:hint="eastAsia"/>
        </w:rPr>
        <w:footnoteRef/>
      </w:r>
      <w:r w:rsidRPr="0038003A">
        <w:rPr>
          <w:rFonts w:ascii="Times New Roman" w:eastAsia="宋体" w:hAnsi="Times New Roman" w:hint="eastAsia"/>
        </w:rPr>
        <w:t xml:space="preserve"> </w:t>
      </w:r>
      <w:proofErr w:type="spellStart"/>
      <w:r w:rsidRPr="0038003A">
        <w:rPr>
          <w:rFonts w:ascii="Times New Roman" w:eastAsia="宋体" w:hAnsi="Times New Roman" w:hint="eastAsia"/>
        </w:rPr>
        <w:t>Rentrer</w:t>
      </w:r>
      <w:proofErr w:type="spellEnd"/>
      <w:r w:rsidRPr="0038003A">
        <w:rPr>
          <w:rFonts w:ascii="Times New Roman" w:eastAsia="宋体" w:hAnsi="Times New Roman" w:hint="eastAsia"/>
        </w:rPr>
        <w:t>同时意为“回到”和“进入”，加上学习产生的痛苦，可联想到柏拉图的回忆说。</w:t>
      </w:r>
    </w:p>
  </w:footnote>
  <w:footnote w:id="34">
    <w:p w14:paraId="2E0C0526" w14:textId="77777777" w:rsidR="000D0111" w:rsidRPr="0038003A" w:rsidRDefault="000D0111" w:rsidP="000D0111">
      <w:pPr>
        <w:pStyle w:val="af2"/>
        <w:rPr>
          <w:rFonts w:hint="eastAsia"/>
        </w:rPr>
      </w:pPr>
      <w:r w:rsidRPr="0038003A">
        <w:rPr>
          <w:rStyle w:val="af4"/>
          <w:rFonts w:ascii="Times New Roman" w:eastAsia="宋体" w:hAnsi="Times New Roman" w:cs="Times New Roman"/>
        </w:rPr>
        <w:footnoteRef/>
      </w:r>
      <w:r w:rsidRPr="0038003A">
        <w:rPr>
          <w:rFonts w:ascii="Times New Roman" w:hAnsi="Times New Roman" w:cs="Times New Roman"/>
        </w:rPr>
        <w:t xml:space="preserve"> </w:t>
      </w:r>
      <w:r w:rsidRPr="0038003A">
        <w:rPr>
          <w:rFonts w:ascii="Times New Roman" w:eastAsia="宋体" w:hAnsi="Times New Roman" w:cs="Times New Roman"/>
        </w:rPr>
        <w:t xml:space="preserve">Se </w:t>
      </w:r>
      <w:proofErr w:type="spellStart"/>
      <w:r w:rsidRPr="0038003A">
        <w:rPr>
          <w:rFonts w:ascii="Times New Roman" w:eastAsia="宋体" w:hAnsi="Times New Roman" w:cs="Times New Roman"/>
        </w:rPr>
        <w:t>nier</w:t>
      </w:r>
      <w:proofErr w:type="spellEnd"/>
      <w:r w:rsidRPr="0038003A">
        <w:rPr>
          <w:rFonts w:ascii="Times New Roman" w:eastAsia="宋体" w:hAnsi="Times New Roman" w:cs="Times New Roman"/>
        </w:rPr>
        <w:t xml:space="preserve"> soi-</w:t>
      </w:r>
      <w:proofErr w:type="spellStart"/>
      <w:r w:rsidRPr="0038003A">
        <w:rPr>
          <w:rFonts w:ascii="Times New Roman" w:eastAsia="宋体" w:hAnsi="Times New Roman" w:cs="Times New Roman"/>
        </w:rPr>
        <w:t>même</w:t>
      </w:r>
      <w:proofErr w:type="spellEnd"/>
      <w:r w:rsidRPr="0038003A">
        <w:rPr>
          <w:rFonts w:ascii="Times New Roman" w:eastAsia="宋体" w:hAnsi="Times New Roman" w:cs="Times New Roman"/>
        </w:rPr>
        <w:t>字面意思为</w:t>
      </w:r>
      <w:r w:rsidRPr="0038003A">
        <w:rPr>
          <w:rFonts w:ascii="Times New Roman" w:eastAsia="宋体" w:hAnsi="Times New Roman" w:cs="Times New Roman"/>
        </w:rPr>
        <w:t>“</w:t>
      </w:r>
      <w:r w:rsidRPr="0038003A">
        <w:rPr>
          <w:rFonts w:ascii="Times New Roman" w:eastAsia="宋体" w:hAnsi="Times New Roman" w:cs="Times New Roman"/>
        </w:rPr>
        <w:t>自我否定</w:t>
      </w:r>
      <w:r w:rsidRPr="0038003A">
        <w:rPr>
          <w:rFonts w:ascii="Times New Roman" w:eastAsia="宋体" w:hAnsi="Times New Roman" w:cs="Times New Roman"/>
        </w:rPr>
        <w:t>”</w:t>
      </w:r>
      <w:r w:rsidRPr="0038003A">
        <w:rPr>
          <w:rFonts w:ascii="Times New Roman" w:eastAsia="宋体" w:hAnsi="Times New Roman" w:cs="Times New Roman" w:hint="eastAsia"/>
        </w:rPr>
        <w:t>“自我空虚”</w:t>
      </w:r>
      <w:r w:rsidRPr="0038003A">
        <w:rPr>
          <w:rFonts w:ascii="Times New Roman" w:eastAsia="宋体" w:hAnsi="Times New Roman" w:cs="Times New Roman"/>
        </w:rPr>
        <w:t>，</w:t>
      </w:r>
      <w:r w:rsidRPr="0038003A">
        <w:rPr>
          <w:rFonts w:ascii="Times New Roman" w:eastAsia="宋体" w:hAnsi="Times New Roman" w:cs="Times New Roman" w:hint="eastAsia"/>
        </w:rPr>
        <w:t>马太福音</w:t>
      </w:r>
      <w:r w:rsidRPr="0038003A">
        <w:rPr>
          <w:rFonts w:ascii="Times New Roman" w:eastAsia="宋体" w:hAnsi="Times New Roman" w:cs="Times New Roman"/>
        </w:rPr>
        <w:t>16:24</w:t>
      </w:r>
      <w:r w:rsidRPr="0038003A">
        <w:rPr>
          <w:rFonts w:ascii="Times New Roman" w:eastAsia="宋体" w:hAnsi="Times New Roman" w:cs="Times New Roman"/>
        </w:rPr>
        <w:t>等处作</w:t>
      </w:r>
      <w:r w:rsidRPr="0038003A">
        <w:rPr>
          <w:rFonts w:ascii="Times New Roman" w:eastAsia="宋体" w:hAnsi="Times New Roman" w:cs="Times New Roman"/>
        </w:rPr>
        <w:t>“</w:t>
      </w:r>
      <w:r w:rsidRPr="0038003A">
        <w:rPr>
          <w:rFonts w:ascii="Times New Roman" w:eastAsia="宋体" w:hAnsi="Times New Roman" w:cs="Times New Roman"/>
        </w:rPr>
        <w:t>舍己</w:t>
      </w:r>
      <w:r w:rsidRPr="0038003A">
        <w:rPr>
          <w:rFonts w:ascii="Times New Roman" w:eastAsia="宋体" w:hAnsi="Times New Roman" w:cs="Times New Roman"/>
        </w:rPr>
        <w:t>”</w:t>
      </w:r>
      <w:r w:rsidRPr="0038003A">
        <w:rPr>
          <w:rFonts w:ascii="Times New Roman" w:eastAsia="宋体" w:hAnsi="Times New Roman" w:cs="Times New Roman"/>
        </w:rPr>
        <w:t>：于是耶稣对门徒说，若有人要跟从我，就当舍己，背起他的十字架，来跟从我。</w:t>
      </w:r>
    </w:p>
  </w:footnote>
  <w:footnote w:id="35">
    <w:p w14:paraId="1E2E3CBA" w14:textId="77777777" w:rsidR="000D0111" w:rsidRPr="0038003A" w:rsidRDefault="000D0111" w:rsidP="000D0111">
      <w:pPr>
        <w:pStyle w:val="af2"/>
        <w:rPr>
          <w:rFonts w:ascii="Times New Roman" w:eastAsia="宋体" w:hAnsi="Times New Roman"/>
        </w:rPr>
      </w:pPr>
      <w:r w:rsidRPr="0038003A">
        <w:rPr>
          <w:rStyle w:val="af4"/>
          <w:rFonts w:ascii="Times New Roman" w:eastAsia="宋体" w:hAnsi="Times New Roman" w:hint="eastAsia"/>
        </w:rPr>
        <w:footnoteRef/>
      </w:r>
      <w:r w:rsidRPr="0038003A">
        <w:rPr>
          <w:rFonts w:ascii="Times New Roman" w:eastAsia="宋体" w:hAnsi="Times New Roman" w:hint="eastAsia"/>
        </w:rPr>
        <w:t xml:space="preserve"> </w:t>
      </w:r>
      <w:proofErr w:type="gramStart"/>
      <w:r w:rsidRPr="0038003A">
        <w:rPr>
          <w:rFonts w:ascii="Times New Roman" w:eastAsia="宋体" w:hAnsi="Times New Roman" w:hint="eastAsia"/>
        </w:rPr>
        <w:t>弗</w:t>
      </w:r>
      <w:proofErr w:type="gramEnd"/>
      <w:r w:rsidRPr="0038003A">
        <w:rPr>
          <w:rFonts w:ascii="Times New Roman" w:eastAsia="宋体" w:hAnsi="Times New Roman" w:hint="eastAsia"/>
        </w:rPr>
        <w:t>3:18-20</w:t>
      </w:r>
    </w:p>
  </w:footnote>
  <w:footnote w:id="36">
    <w:p w14:paraId="2BF1B0F3" w14:textId="5A3E9A61" w:rsidR="007A350C" w:rsidRPr="0038003A" w:rsidRDefault="007A350C">
      <w:pPr>
        <w:pStyle w:val="af2"/>
        <w:rPr>
          <w:rFonts w:hint="eastAsia"/>
        </w:rPr>
      </w:pPr>
      <w:r w:rsidRPr="0038003A">
        <w:rPr>
          <w:rStyle w:val="af4"/>
          <w:rFonts w:hint="eastAsia"/>
        </w:rPr>
        <w:footnoteRef/>
      </w:r>
      <w:r w:rsidRPr="0038003A">
        <w:rPr>
          <w:rFonts w:hint="eastAsia"/>
        </w:rPr>
        <w:t xml:space="preserve"> </w:t>
      </w:r>
      <w:r w:rsidRPr="0038003A">
        <w:rPr>
          <w:rFonts w:ascii="Times New Roman" w:eastAsia="宋体" w:hAnsi="Times New Roman" w:cs="Times New Roman"/>
        </w:rPr>
        <w:t>乔治</w:t>
      </w:r>
      <w:r w:rsidRPr="0038003A">
        <w:rPr>
          <w:rFonts w:ascii="Times New Roman" w:eastAsia="宋体" w:hAnsi="Times New Roman" w:cs="Times New Roman"/>
        </w:rPr>
        <w:t>·</w:t>
      </w:r>
      <w:r w:rsidRPr="0038003A">
        <w:rPr>
          <w:rFonts w:ascii="Times New Roman" w:eastAsia="宋体" w:hAnsi="Times New Roman" w:cs="Times New Roman"/>
        </w:rPr>
        <w:t>赫伯特（</w:t>
      </w:r>
      <w:r w:rsidRPr="0038003A">
        <w:rPr>
          <w:rFonts w:ascii="Times New Roman" w:eastAsia="宋体" w:hAnsi="Times New Roman" w:cs="Times New Roman"/>
        </w:rPr>
        <w:t>George Herbert,1593—1633</w:t>
      </w:r>
      <w:r w:rsidRPr="0038003A">
        <w:rPr>
          <w:rFonts w:ascii="Times New Roman" w:eastAsia="宋体" w:hAnsi="Times New Roman" w:cs="Times New Roman"/>
        </w:rPr>
        <w:t>）：威尔士人、牧师、玄学派诗人。</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A7F10"/>
    <w:multiLevelType w:val="multilevel"/>
    <w:tmpl w:val="BADA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9352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王星皓">
    <w15:presenceInfo w15:providerId="None" w15:userId="王星皓"/>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AB"/>
    <w:rsid w:val="00011969"/>
    <w:rsid w:val="00014EB1"/>
    <w:rsid w:val="000168DF"/>
    <w:rsid w:val="00025573"/>
    <w:rsid w:val="00031851"/>
    <w:rsid w:val="000332FC"/>
    <w:rsid w:val="000352FF"/>
    <w:rsid w:val="00035420"/>
    <w:rsid w:val="000405EA"/>
    <w:rsid w:val="00040D73"/>
    <w:rsid w:val="00041AC6"/>
    <w:rsid w:val="000430D4"/>
    <w:rsid w:val="0005534E"/>
    <w:rsid w:val="0006269D"/>
    <w:rsid w:val="00063691"/>
    <w:rsid w:val="00066797"/>
    <w:rsid w:val="0006786F"/>
    <w:rsid w:val="00070805"/>
    <w:rsid w:val="0007117B"/>
    <w:rsid w:val="00073940"/>
    <w:rsid w:val="000778E3"/>
    <w:rsid w:val="00084613"/>
    <w:rsid w:val="00084D1D"/>
    <w:rsid w:val="00085F7B"/>
    <w:rsid w:val="00091F4C"/>
    <w:rsid w:val="00096815"/>
    <w:rsid w:val="000A33F5"/>
    <w:rsid w:val="000A547C"/>
    <w:rsid w:val="000A7B49"/>
    <w:rsid w:val="000B02D7"/>
    <w:rsid w:val="000B75A4"/>
    <w:rsid w:val="000D0111"/>
    <w:rsid w:val="000D235D"/>
    <w:rsid w:val="000D3427"/>
    <w:rsid w:val="000D7CCA"/>
    <w:rsid w:val="000E0121"/>
    <w:rsid w:val="000E1A8C"/>
    <w:rsid w:val="000E1DAA"/>
    <w:rsid w:val="000E774C"/>
    <w:rsid w:val="000F6A65"/>
    <w:rsid w:val="0010312F"/>
    <w:rsid w:val="001166A3"/>
    <w:rsid w:val="00126E18"/>
    <w:rsid w:val="00126E5F"/>
    <w:rsid w:val="001279AB"/>
    <w:rsid w:val="00131D42"/>
    <w:rsid w:val="00132B14"/>
    <w:rsid w:val="00132F3A"/>
    <w:rsid w:val="00142831"/>
    <w:rsid w:val="001433C5"/>
    <w:rsid w:val="00144D7E"/>
    <w:rsid w:val="00153914"/>
    <w:rsid w:val="00156A93"/>
    <w:rsid w:val="00156B1B"/>
    <w:rsid w:val="00164458"/>
    <w:rsid w:val="00164D32"/>
    <w:rsid w:val="00164FE5"/>
    <w:rsid w:val="0016715A"/>
    <w:rsid w:val="001710C3"/>
    <w:rsid w:val="001723D6"/>
    <w:rsid w:val="00175535"/>
    <w:rsid w:val="001777B6"/>
    <w:rsid w:val="00180F62"/>
    <w:rsid w:val="001922EA"/>
    <w:rsid w:val="00194B8F"/>
    <w:rsid w:val="001A2A0C"/>
    <w:rsid w:val="001A7DB7"/>
    <w:rsid w:val="001B2BAF"/>
    <w:rsid w:val="001B725B"/>
    <w:rsid w:val="001C2BC6"/>
    <w:rsid w:val="001C2CD7"/>
    <w:rsid w:val="001C34D4"/>
    <w:rsid w:val="001C3FAF"/>
    <w:rsid w:val="001E3296"/>
    <w:rsid w:val="001E3E5B"/>
    <w:rsid w:val="0021276F"/>
    <w:rsid w:val="00233659"/>
    <w:rsid w:val="00243229"/>
    <w:rsid w:val="0024688E"/>
    <w:rsid w:val="00263856"/>
    <w:rsid w:val="00263B42"/>
    <w:rsid w:val="0026481B"/>
    <w:rsid w:val="00272933"/>
    <w:rsid w:val="00281AFB"/>
    <w:rsid w:val="002B7261"/>
    <w:rsid w:val="002C2604"/>
    <w:rsid w:val="002D1C09"/>
    <w:rsid w:val="002E005D"/>
    <w:rsid w:val="002E1957"/>
    <w:rsid w:val="002E2660"/>
    <w:rsid w:val="002E27DF"/>
    <w:rsid w:val="002F2480"/>
    <w:rsid w:val="0030032A"/>
    <w:rsid w:val="003031AA"/>
    <w:rsid w:val="00307A87"/>
    <w:rsid w:val="00313462"/>
    <w:rsid w:val="00316181"/>
    <w:rsid w:val="00317355"/>
    <w:rsid w:val="00320D28"/>
    <w:rsid w:val="00322BDF"/>
    <w:rsid w:val="00333AEC"/>
    <w:rsid w:val="0033610D"/>
    <w:rsid w:val="00343420"/>
    <w:rsid w:val="00345CF0"/>
    <w:rsid w:val="003476BC"/>
    <w:rsid w:val="003478B2"/>
    <w:rsid w:val="003479F5"/>
    <w:rsid w:val="00353215"/>
    <w:rsid w:val="00354D50"/>
    <w:rsid w:val="0035528B"/>
    <w:rsid w:val="003604F1"/>
    <w:rsid w:val="003645CD"/>
    <w:rsid w:val="003676C4"/>
    <w:rsid w:val="00370898"/>
    <w:rsid w:val="0038003A"/>
    <w:rsid w:val="00386BD3"/>
    <w:rsid w:val="00392179"/>
    <w:rsid w:val="003936D2"/>
    <w:rsid w:val="00395E7B"/>
    <w:rsid w:val="003A0A69"/>
    <w:rsid w:val="003A3EF9"/>
    <w:rsid w:val="003A4896"/>
    <w:rsid w:val="003A5FBA"/>
    <w:rsid w:val="003A7333"/>
    <w:rsid w:val="003A7A50"/>
    <w:rsid w:val="003B7C88"/>
    <w:rsid w:val="003C239E"/>
    <w:rsid w:val="003C403E"/>
    <w:rsid w:val="003C4353"/>
    <w:rsid w:val="003D039A"/>
    <w:rsid w:val="003D076D"/>
    <w:rsid w:val="003D3052"/>
    <w:rsid w:val="003D3FB5"/>
    <w:rsid w:val="003E343E"/>
    <w:rsid w:val="003F0E1B"/>
    <w:rsid w:val="003F3BE6"/>
    <w:rsid w:val="00403894"/>
    <w:rsid w:val="0040409E"/>
    <w:rsid w:val="00404DE3"/>
    <w:rsid w:val="0041431F"/>
    <w:rsid w:val="0041731A"/>
    <w:rsid w:val="004209B8"/>
    <w:rsid w:val="00422A4B"/>
    <w:rsid w:val="00427272"/>
    <w:rsid w:val="0043250F"/>
    <w:rsid w:val="0043343B"/>
    <w:rsid w:val="0044260D"/>
    <w:rsid w:val="00450220"/>
    <w:rsid w:val="0045126E"/>
    <w:rsid w:val="0045156D"/>
    <w:rsid w:val="00451851"/>
    <w:rsid w:val="0045329D"/>
    <w:rsid w:val="00466687"/>
    <w:rsid w:val="00466981"/>
    <w:rsid w:val="00471104"/>
    <w:rsid w:val="00471570"/>
    <w:rsid w:val="00471750"/>
    <w:rsid w:val="00480901"/>
    <w:rsid w:val="00480DB7"/>
    <w:rsid w:val="00482207"/>
    <w:rsid w:val="0049193A"/>
    <w:rsid w:val="00492609"/>
    <w:rsid w:val="004A5C88"/>
    <w:rsid w:val="004B41EB"/>
    <w:rsid w:val="004C1141"/>
    <w:rsid w:val="004C6B13"/>
    <w:rsid w:val="004D51C3"/>
    <w:rsid w:val="004E181A"/>
    <w:rsid w:val="004E6A8A"/>
    <w:rsid w:val="004E75A4"/>
    <w:rsid w:val="004F105E"/>
    <w:rsid w:val="004F3D78"/>
    <w:rsid w:val="005052E1"/>
    <w:rsid w:val="005057CA"/>
    <w:rsid w:val="00505D91"/>
    <w:rsid w:val="00510117"/>
    <w:rsid w:val="00524680"/>
    <w:rsid w:val="00527A89"/>
    <w:rsid w:val="0053036A"/>
    <w:rsid w:val="00541F9E"/>
    <w:rsid w:val="00546ABD"/>
    <w:rsid w:val="00551FD9"/>
    <w:rsid w:val="00552C52"/>
    <w:rsid w:val="0055519B"/>
    <w:rsid w:val="005634A0"/>
    <w:rsid w:val="00565872"/>
    <w:rsid w:val="005708B5"/>
    <w:rsid w:val="00570A2F"/>
    <w:rsid w:val="0059264B"/>
    <w:rsid w:val="00595D68"/>
    <w:rsid w:val="005A2188"/>
    <w:rsid w:val="005A5262"/>
    <w:rsid w:val="005B0EC6"/>
    <w:rsid w:val="005B1C68"/>
    <w:rsid w:val="005B34B4"/>
    <w:rsid w:val="005C23C8"/>
    <w:rsid w:val="005D016C"/>
    <w:rsid w:val="005D2D99"/>
    <w:rsid w:val="005D4048"/>
    <w:rsid w:val="005E69B4"/>
    <w:rsid w:val="005E6B27"/>
    <w:rsid w:val="005F0395"/>
    <w:rsid w:val="005F0A4D"/>
    <w:rsid w:val="005F26EA"/>
    <w:rsid w:val="005F682D"/>
    <w:rsid w:val="005F74FC"/>
    <w:rsid w:val="00602F54"/>
    <w:rsid w:val="00607292"/>
    <w:rsid w:val="0061198B"/>
    <w:rsid w:val="00614245"/>
    <w:rsid w:val="00614FD9"/>
    <w:rsid w:val="00616270"/>
    <w:rsid w:val="006311CB"/>
    <w:rsid w:val="00632B79"/>
    <w:rsid w:val="006339BB"/>
    <w:rsid w:val="00637B77"/>
    <w:rsid w:val="0064104E"/>
    <w:rsid w:val="0064319F"/>
    <w:rsid w:val="00651EC1"/>
    <w:rsid w:val="006547ED"/>
    <w:rsid w:val="00656D22"/>
    <w:rsid w:val="00661ECA"/>
    <w:rsid w:val="0066467E"/>
    <w:rsid w:val="006654A2"/>
    <w:rsid w:val="0066754D"/>
    <w:rsid w:val="006675F6"/>
    <w:rsid w:val="00672D6A"/>
    <w:rsid w:val="00675DD5"/>
    <w:rsid w:val="006800EC"/>
    <w:rsid w:val="0068635F"/>
    <w:rsid w:val="00695B8A"/>
    <w:rsid w:val="006A1D4A"/>
    <w:rsid w:val="006B5E3B"/>
    <w:rsid w:val="006C7164"/>
    <w:rsid w:val="006D46A2"/>
    <w:rsid w:val="006D768D"/>
    <w:rsid w:val="006E0760"/>
    <w:rsid w:val="006E1945"/>
    <w:rsid w:val="006E1DAC"/>
    <w:rsid w:val="006E3F3E"/>
    <w:rsid w:val="006F0CCC"/>
    <w:rsid w:val="006F392B"/>
    <w:rsid w:val="006F608A"/>
    <w:rsid w:val="006F7D96"/>
    <w:rsid w:val="00700286"/>
    <w:rsid w:val="00702BBA"/>
    <w:rsid w:val="00712321"/>
    <w:rsid w:val="00713524"/>
    <w:rsid w:val="00714E15"/>
    <w:rsid w:val="00715004"/>
    <w:rsid w:val="007171AC"/>
    <w:rsid w:val="00723A52"/>
    <w:rsid w:val="00733470"/>
    <w:rsid w:val="00740E6E"/>
    <w:rsid w:val="00741BA9"/>
    <w:rsid w:val="0074454D"/>
    <w:rsid w:val="00746B98"/>
    <w:rsid w:val="00754A57"/>
    <w:rsid w:val="007560E5"/>
    <w:rsid w:val="00762D7E"/>
    <w:rsid w:val="00782BF9"/>
    <w:rsid w:val="00784DDD"/>
    <w:rsid w:val="00791905"/>
    <w:rsid w:val="0079215E"/>
    <w:rsid w:val="0079706E"/>
    <w:rsid w:val="007A02CC"/>
    <w:rsid w:val="007A0FDB"/>
    <w:rsid w:val="007A161E"/>
    <w:rsid w:val="007A350C"/>
    <w:rsid w:val="007A3B29"/>
    <w:rsid w:val="007A56C1"/>
    <w:rsid w:val="007B0F7D"/>
    <w:rsid w:val="007B1E13"/>
    <w:rsid w:val="007B1FDA"/>
    <w:rsid w:val="007B4242"/>
    <w:rsid w:val="007B5278"/>
    <w:rsid w:val="007B7139"/>
    <w:rsid w:val="007C240A"/>
    <w:rsid w:val="007D070C"/>
    <w:rsid w:val="007D1036"/>
    <w:rsid w:val="007D3B8A"/>
    <w:rsid w:val="007D4354"/>
    <w:rsid w:val="007D6939"/>
    <w:rsid w:val="007D7621"/>
    <w:rsid w:val="007D7911"/>
    <w:rsid w:val="007F64E5"/>
    <w:rsid w:val="007F6B41"/>
    <w:rsid w:val="00800A91"/>
    <w:rsid w:val="00807BEF"/>
    <w:rsid w:val="00815C5C"/>
    <w:rsid w:val="00820A5C"/>
    <w:rsid w:val="00822857"/>
    <w:rsid w:val="00823245"/>
    <w:rsid w:val="0083524F"/>
    <w:rsid w:val="0083631B"/>
    <w:rsid w:val="00841C17"/>
    <w:rsid w:val="008440B0"/>
    <w:rsid w:val="008502D2"/>
    <w:rsid w:val="00852765"/>
    <w:rsid w:val="00852A5B"/>
    <w:rsid w:val="00856E16"/>
    <w:rsid w:val="00857FD7"/>
    <w:rsid w:val="008678E0"/>
    <w:rsid w:val="00871BBC"/>
    <w:rsid w:val="00882826"/>
    <w:rsid w:val="00886443"/>
    <w:rsid w:val="008927E1"/>
    <w:rsid w:val="00895413"/>
    <w:rsid w:val="008A048E"/>
    <w:rsid w:val="008A45FD"/>
    <w:rsid w:val="008A4A8E"/>
    <w:rsid w:val="008B30EC"/>
    <w:rsid w:val="008B6B16"/>
    <w:rsid w:val="008C072A"/>
    <w:rsid w:val="008C7984"/>
    <w:rsid w:val="008D4322"/>
    <w:rsid w:val="008D74DA"/>
    <w:rsid w:val="008E774C"/>
    <w:rsid w:val="008F0691"/>
    <w:rsid w:val="008F1DA1"/>
    <w:rsid w:val="008F493B"/>
    <w:rsid w:val="008F7626"/>
    <w:rsid w:val="00902205"/>
    <w:rsid w:val="0091277B"/>
    <w:rsid w:val="009140A5"/>
    <w:rsid w:val="00914B40"/>
    <w:rsid w:val="00915027"/>
    <w:rsid w:val="009214C8"/>
    <w:rsid w:val="009218B7"/>
    <w:rsid w:val="00922459"/>
    <w:rsid w:val="00926949"/>
    <w:rsid w:val="00927DC9"/>
    <w:rsid w:val="009302C6"/>
    <w:rsid w:val="00930612"/>
    <w:rsid w:val="00935D46"/>
    <w:rsid w:val="00936154"/>
    <w:rsid w:val="009368F3"/>
    <w:rsid w:val="00941B16"/>
    <w:rsid w:val="00943D51"/>
    <w:rsid w:val="00947E74"/>
    <w:rsid w:val="00950800"/>
    <w:rsid w:val="009526EE"/>
    <w:rsid w:val="00956DAF"/>
    <w:rsid w:val="00965509"/>
    <w:rsid w:val="00972FD8"/>
    <w:rsid w:val="009766E4"/>
    <w:rsid w:val="00976EDC"/>
    <w:rsid w:val="00977AA0"/>
    <w:rsid w:val="009816F7"/>
    <w:rsid w:val="009900D1"/>
    <w:rsid w:val="009922D2"/>
    <w:rsid w:val="009964F6"/>
    <w:rsid w:val="00997F50"/>
    <w:rsid w:val="009A1953"/>
    <w:rsid w:val="009A19F6"/>
    <w:rsid w:val="009A2100"/>
    <w:rsid w:val="009B35F4"/>
    <w:rsid w:val="009B36E8"/>
    <w:rsid w:val="009D6B5A"/>
    <w:rsid w:val="009D7CD2"/>
    <w:rsid w:val="009E0FF0"/>
    <w:rsid w:val="009E196E"/>
    <w:rsid w:val="009E3EA2"/>
    <w:rsid w:val="009E7B8E"/>
    <w:rsid w:val="009F0A44"/>
    <w:rsid w:val="009F29F5"/>
    <w:rsid w:val="009F44C3"/>
    <w:rsid w:val="00A02E06"/>
    <w:rsid w:val="00A060D2"/>
    <w:rsid w:val="00A07476"/>
    <w:rsid w:val="00A148A0"/>
    <w:rsid w:val="00A15253"/>
    <w:rsid w:val="00A22D45"/>
    <w:rsid w:val="00A2726F"/>
    <w:rsid w:val="00A40368"/>
    <w:rsid w:val="00A437A4"/>
    <w:rsid w:val="00A509C1"/>
    <w:rsid w:val="00A53C46"/>
    <w:rsid w:val="00A542B2"/>
    <w:rsid w:val="00A61869"/>
    <w:rsid w:val="00A6463E"/>
    <w:rsid w:val="00A6661D"/>
    <w:rsid w:val="00A76A47"/>
    <w:rsid w:val="00A77380"/>
    <w:rsid w:val="00A83AAB"/>
    <w:rsid w:val="00A93277"/>
    <w:rsid w:val="00AA31A3"/>
    <w:rsid w:val="00AA62E8"/>
    <w:rsid w:val="00AA7140"/>
    <w:rsid w:val="00AB1F28"/>
    <w:rsid w:val="00AB7530"/>
    <w:rsid w:val="00AC045B"/>
    <w:rsid w:val="00AC04A6"/>
    <w:rsid w:val="00AC0DFB"/>
    <w:rsid w:val="00AC13AF"/>
    <w:rsid w:val="00AC181C"/>
    <w:rsid w:val="00AC3307"/>
    <w:rsid w:val="00AE09B9"/>
    <w:rsid w:val="00AE0F0E"/>
    <w:rsid w:val="00AE2F29"/>
    <w:rsid w:val="00B01F32"/>
    <w:rsid w:val="00B06205"/>
    <w:rsid w:val="00B35815"/>
    <w:rsid w:val="00B375A3"/>
    <w:rsid w:val="00B42552"/>
    <w:rsid w:val="00B42A46"/>
    <w:rsid w:val="00B47ECB"/>
    <w:rsid w:val="00B50169"/>
    <w:rsid w:val="00B52154"/>
    <w:rsid w:val="00B54BA4"/>
    <w:rsid w:val="00B613AF"/>
    <w:rsid w:val="00B62975"/>
    <w:rsid w:val="00B6319A"/>
    <w:rsid w:val="00B70997"/>
    <w:rsid w:val="00B83202"/>
    <w:rsid w:val="00B832B9"/>
    <w:rsid w:val="00B84090"/>
    <w:rsid w:val="00B86B39"/>
    <w:rsid w:val="00B8724A"/>
    <w:rsid w:val="00B92A96"/>
    <w:rsid w:val="00B96D09"/>
    <w:rsid w:val="00BA360C"/>
    <w:rsid w:val="00BA7CD4"/>
    <w:rsid w:val="00BB4F95"/>
    <w:rsid w:val="00BB50FC"/>
    <w:rsid w:val="00BD33E1"/>
    <w:rsid w:val="00BE0660"/>
    <w:rsid w:val="00BF1E10"/>
    <w:rsid w:val="00C05536"/>
    <w:rsid w:val="00C07A25"/>
    <w:rsid w:val="00C07F3D"/>
    <w:rsid w:val="00C15138"/>
    <w:rsid w:val="00C15E70"/>
    <w:rsid w:val="00C2303A"/>
    <w:rsid w:val="00C25182"/>
    <w:rsid w:val="00C27CF1"/>
    <w:rsid w:val="00C46084"/>
    <w:rsid w:val="00C56720"/>
    <w:rsid w:val="00C57086"/>
    <w:rsid w:val="00C577E8"/>
    <w:rsid w:val="00C60B61"/>
    <w:rsid w:val="00C65337"/>
    <w:rsid w:val="00C74ABC"/>
    <w:rsid w:val="00C81173"/>
    <w:rsid w:val="00C8454F"/>
    <w:rsid w:val="00C84F91"/>
    <w:rsid w:val="00C87A85"/>
    <w:rsid w:val="00C917DA"/>
    <w:rsid w:val="00CA0AE3"/>
    <w:rsid w:val="00CA2007"/>
    <w:rsid w:val="00CB09B7"/>
    <w:rsid w:val="00CB1BD5"/>
    <w:rsid w:val="00CB3416"/>
    <w:rsid w:val="00CB6122"/>
    <w:rsid w:val="00CB6AB9"/>
    <w:rsid w:val="00CC0006"/>
    <w:rsid w:val="00CC3D78"/>
    <w:rsid w:val="00CC3E6D"/>
    <w:rsid w:val="00CC579F"/>
    <w:rsid w:val="00CD3D1A"/>
    <w:rsid w:val="00CD7F11"/>
    <w:rsid w:val="00CE01F4"/>
    <w:rsid w:val="00CE5256"/>
    <w:rsid w:val="00CE61DC"/>
    <w:rsid w:val="00CF178E"/>
    <w:rsid w:val="00CF3D6F"/>
    <w:rsid w:val="00CF5358"/>
    <w:rsid w:val="00D13BCF"/>
    <w:rsid w:val="00D15F94"/>
    <w:rsid w:val="00D2038D"/>
    <w:rsid w:val="00D2182D"/>
    <w:rsid w:val="00D23859"/>
    <w:rsid w:val="00D33E19"/>
    <w:rsid w:val="00D406CC"/>
    <w:rsid w:val="00D41433"/>
    <w:rsid w:val="00D520BC"/>
    <w:rsid w:val="00D55A4C"/>
    <w:rsid w:val="00D60F9E"/>
    <w:rsid w:val="00D64996"/>
    <w:rsid w:val="00D7102E"/>
    <w:rsid w:val="00D73FDA"/>
    <w:rsid w:val="00D74161"/>
    <w:rsid w:val="00D776B3"/>
    <w:rsid w:val="00D80D78"/>
    <w:rsid w:val="00D82023"/>
    <w:rsid w:val="00D84A1F"/>
    <w:rsid w:val="00D9643E"/>
    <w:rsid w:val="00DA04AF"/>
    <w:rsid w:val="00DA2071"/>
    <w:rsid w:val="00DB3761"/>
    <w:rsid w:val="00DB3CAB"/>
    <w:rsid w:val="00DB6DF0"/>
    <w:rsid w:val="00DC3B46"/>
    <w:rsid w:val="00DC4C40"/>
    <w:rsid w:val="00DC7594"/>
    <w:rsid w:val="00DD2CDC"/>
    <w:rsid w:val="00DD7838"/>
    <w:rsid w:val="00DE0B40"/>
    <w:rsid w:val="00DE2452"/>
    <w:rsid w:val="00DE257C"/>
    <w:rsid w:val="00DF38EE"/>
    <w:rsid w:val="00DF4110"/>
    <w:rsid w:val="00E01B43"/>
    <w:rsid w:val="00E13D1B"/>
    <w:rsid w:val="00E15378"/>
    <w:rsid w:val="00E16AEA"/>
    <w:rsid w:val="00E17206"/>
    <w:rsid w:val="00E17CC3"/>
    <w:rsid w:val="00E2127E"/>
    <w:rsid w:val="00E220A4"/>
    <w:rsid w:val="00E257CE"/>
    <w:rsid w:val="00E27AF1"/>
    <w:rsid w:val="00E326FF"/>
    <w:rsid w:val="00E3285C"/>
    <w:rsid w:val="00E33972"/>
    <w:rsid w:val="00E364CF"/>
    <w:rsid w:val="00E55232"/>
    <w:rsid w:val="00E617A0"/>
    <w:rsid w:val="00E636FB"/>
    <w:rsid w:val="00E667F4"/>
    <w:rsid w:val="00E73387"/>
    <w:rsid w:val="00E82CEF"/>
    <w:rsid w:val="00E83D2E"/>
    <w:rsid w:val="00E844DB"/>
    <w:rsid w:val="00E94EC6"/>
    <w:rsid w:val="00EA1B04"/>
    <w:rsid w:val="00EA1E96"/>
    <w:rsid w:val="00EA388C"/>
    <w:rsid w:val="00EC3DD5"/>
    <w:rsid w:val="00EC51B6"/>
    <w:rsid w:val="00ED005A"/>
    <w:rsid w:val="00ED0CD0"/>
    <w:rsid w:val="00ED4F6B"/>
    <w:rsid w:val="00ED5DCA"/>
    <w:rsid w:val="00EE332C"/>
    <w:rsid w:val="00EE4637"/>
    <w:rsid w:val="00EE4B7D"/>
    <w:rsid w:val="00EE6CAE"/>
    <w:rsid w:val="00EF5B1E"/>
    <w:rsid w:val="00F00D79"/>
    <w:rsid w:val="00F02B2A"/>
    <w:rsid w:val="00F235DA"/>
    <w:rsid w:val="00F26517"/>
    <w:rsid w:val="00F26962"/>
    <w:rsid w:val="00F3563F"/>
    <w:rsid w:val="00F42F40"/>
    <w:rsid w:val="00F50431"/>
    <w:rsid w:val="00F61E44"/>
    <w:rsid w:val="00F67427"/>
    <w:rsid w:val="00F84F47"/>
    <w:rsid w:val="00F872DD"/>
    <w:rsid w:val="00F92045"/>
    <w:rsid w:val="00F93E86"/>
    <w:rsid w:val="00F959E9"/>
    <w:rsid w:val="00F9639E"/>
    <w:rsid w:val="00F97E15"/>
    <w:rsid w:val="00FB7B65"/>
    <w:rsid w:val="00FC4C5F"/>
    <w:rsid w:val="00FC6E92"/>
    <w:rsid w:val="00FC7B2B"/>
    <w:rsid w:val="00FD0B4F"/>
    <w:rsid w:val="00FD11AE"/>
    <w:rsid w:val="00FD19B4"/>
    <w:rsid w:val="00FE0DC4"/>
    <w:rsid w:val="00FE3C3D"/>
    <w:rsid w:val="00FF1FD6"/>
    <w:rsid w:val="00FF2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62B44"/>
  <w15:chartTrackingRefBased/>
  <w15:docId w15:val="{983CD276-AE0B-48F3-A15A-B82F4EBC5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0169"/>
    <w:pPr>
      <w:widowControl w:val="0"/>
    </w:pPr>
  </w:style>
  <w:style w:type="paragraph" w:styleId="1">
    <w:name w:val="heading 1"/>
    <w:basedOn w:val="a"/>
    <w:next w:val="a"/>
    <w:link w:val="10"/>
    <w:uiPriority w:val="9"/>
    <w:qFormat/>
    <w:rsid w:val="00A83AA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A83AA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83AA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83AA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83AA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83AA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83A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3A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83A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3AA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A83AA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83AA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83AAB"/>
    <w:rPr>
      <w:rFonts w:cstheme="majorBidi"/>
      <w:color w:val="2F5496" w:themeColor="accent1" w:themeShade="BF"/>
      <w:sz w:val="28"/>
      <w:szCs w:val="28"/>
    </w:rPr>
  </w:style>
  <w:style w:type="character" w:customStyle="1" w:styleId="50">
    <w:name w:val="标题 5 字符"/>
    <w:basedOn w:val="a0"/>
    <w:link w:val="5"/>
    <w:uiPriority w:val="9"/>
    <w:semiHidden/>
    <w:rsid w:val="00A83AAB"/>
    <w:rPr>
      <w:rFonts w:cstheme="majorBidi"/>
      <w:color w:val="2F5496" w:themeColor="accent1" w:themeShade="BF"/>
      <w:sz w:val="24"/>
    </w:rPr>
  </w:style>
  <w:style w:type="character" w:customStyle="1" w:styleId="60">
    <w:name w:val="标题 6 字符"/>
    <w:basedOn w:val="a0"/>
    <w:link w:val="6"/>
    <w:uiPriority w:val="9"/>
    <w:semiHidden/>
    <w:rsid w:val="00A83AAB"/>
    <w:rPr>
      <w:rFonts w:cstheme="majorBidi"/>
      <w:b/>
      <w:bCs/>
      <w:color w:val="2F5496" w:themeColor="accent1" w:themeShade="BF"/>
    </w:rPr>
  </w:style>
  <w:style w:type="character" w:customStyle="1" w:styleId="70">
    <w:name w:val="标题 7 字符"/>
    <w:basedOn w:val="a0"/>
    <w:link w:val="7"/>
    <w:uiPriority w:val="9"/>
    <w:semiHidden/>
    <w:rsid w:val="00A83AAB"/>
    <w:rPr>
      <w:rFonts w:cstheme="majorBidi"/>
      <w:b/>
      <w:bCs/>
      <w:color w:val="595959" w:themeColor="text1" w:themeTint="A6"/>
    </w:rPr>
  </w:style>
  <w:style w:type="character" w:customStyle="1" w:styleId="80">
    <w:name w:val="标题 8 字符"/>
    <w:basedOn w:val="a0"/>
    <w:link w:val="8"/>
    <w:uiPriority w:val="9"/>
    <w:semiHidden/>
    <w:rsid w:val="00A83AAB"/>
    <w:rPr>
      <w:rFonts w:cstheme="majorBidi"/>
      <w:color w:val="595959" w:themeColor="text1" w:themeTint="A6"/>
    </w:rPr>
  </w:style>
  <w:style w:type="character" w:customStyle="1" w:styleId="90">
    <w:name w:val="标题 9 字符"/>
    <w:basedOn w:val="a0"/>
    <w:link w:val="9"/>
    <w:uiPriority w:val="9"/>
    <w:semiHidden/>
    <w:rsid w:val="00A83AAB"/>
    <w:rPr>
      <w:rFonts w:eastAsiaTheme="majorEastAsia" w:cstheme="majorBidi"/>
      <w:color w:val="595959" w:themeColor="text1" w:themeTint="A6"/>
    </w:rPr>
  </w:style>
  <w:style w:type="paragraph" w:styleId="a3">
    <w:name w:val="Title"/>
    <w:basedOn w:val="a"/>
    <w:next w:val="a"/>
    <w:link w:val="a4"/>
    <w:uiPriority w:val="10"/>
    <w:qFormat/>
    <w:rsid w:val="00A83A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3A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3A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3A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3AAB"/>
    <w:pPr>
      <w:spacing w:before="160"/>
      <w:jc w:val="center"/>
    </w:pPr>
    <w:rPr>
      <w:i/>
      <w:iCs/>
      <w:color w:val="404040" w:themeColor="text1" w:themeTint="BF"/>
    </w:rPr>
  </w:style>
  <w:style w:type="character" w:customStyle="1" w:styleId="a8">
    <w:name w:val="引用 字符"/>
    <w:basedOn w:val="a0"/>
    <w:link w:val="a7"/>
    <w:uiPriority w:val="29"/>
    <w:rsid w:val="00A83AAB"/>
    <w:rPr>
      <w:i/>
      <w:iCs/>
      <w:color w:val="404040" w:themeColor="text1" w:themeTint="BF"/>
    </w:rPr>
  </w:style>
  <w:style w:type="paragraph" w:styleId="a9">
    <w:name w:val="List Paragraph"/>
    <w:basedOn w:val="a"/>
    <w:uiPriority w:val="34"/>
    <w:qFormat/>
    <w:rsid w:val="00A83AAB"/>
    <w:pPr>
      <w:ind w:left="720"/>
      <w:contextualSpacing/>
    </w:pPr>
  </w:style>
  <w:style w:type="character" w:styleId="aa">
    <w:name w:val="Intense Emphasis"/>
    <w:basedOn w:val="a0"/>
    <w:uiPriority w:val="21"/>
    <w:qFormat/>
    <w:rsid w:val="00A83AAB"/>
    <w:rPr>
      <w:i/>
      <w:iCs/>
      <w:color w:val="2F5496" w:themeColor="accent1" w:themeShade="BF"/>
    </w:rPr>
  </w:style>
  <w:style w:type="paragraph" w:styleId="ab">
    <w:name w:val="Intense Quote"/>
    <w:basedOn w:val="a"/>
    <w:next w:val="a"/>
    <w:link w:val="ac"/>
    <w:uiPriority w:val="30"/>
    <w:qFormat/>
    <w:rsid w:val="00A83A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83AAB"/>
    <w:rPr>
      <w:i/>
      <w:iCs/>
      <w:color w:val="2F5496" w:themeColor="accent1" w:themeShade="BF"/>
    </w:rPr>
  </w:style>
  <w:style w:type="character" w:styleId="ad">
    <w:name w:val="Intense Reference"/>
    <w:basedOn w:val="a0"/>
    <w:uiPriority w:val="32"/>
    <w:qFormat/>
    <w:rsid w:val="00A83AAB"/>
    <w:rPr>
      <w:b/>
      <w:bCs/>
      <w:smallCaps/>
      <w:color w:val="2F5496" w:themeColor="accent1" w:themeShade="BF"/>
      <w:spacing w:val="5"/>
    </w:rPr>
  </w:style>
  <w:style w:type="paragraph" w:styleId="ae">
    <w:name w:val="header"/>
    <w:basedOn w:val="a"/>
    <w:link w:val="af"/>
    <w:uiPriority w:val="99"/>
    <w:unhideWhenUsed/>
    <w:rsid w:val="00EA1B0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A1B04"/>
    <w:rPr>
      <w:sz w:val="18"/>
      <w:szCs w:val="18"/>
    </w:rPr>
  </w:style>
  <w:style w:type="paragraph" w:styleId="af0">
    <w:name w:val="footer"/>
    <w:basedOn w:val="a"/>
    <w:link w:val="af1"/>
    <w:uiPriority w:val="99"/>
    <w:unhideWhenUsed/>
    <w:rsid w:val="00EA1B0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A1B04"/>
    <w:rPr>
      <w:sz w:val="18"/>
      <w:szCs w:val="18"/>
    </w:rPr>
  </w:style>
  <w:style w:type="paragraph" w:styleId="af2">
    <w:name w:val="footnote text"/>
    <w:basedOn w:val="a"/>
    <w:link w:val="af3"/>
    <w:uiPriority w:val="99"/>
    <w:semiHidden/>
    <w:unhideWhenUsed/>
    <w:rsid w:val="00EA1B04"/>
    <w:pPr>
      <w:snapToGrid w:val="0"/>
    </w:pPr>
    <w:rPr>
      <w:sz w:val="18"/>
      <w:szCs w:val="18"/>
    </w:rPr>
  </w:style>
  <w:style w:type="character" w:customStyle="1" w:styleId="af3">
    <w:name w:val="脚注文本 字符"/>
    <w:basedOn w:val="a0"/>
    <w:link w:val="af2"/>
    <w:uiPriority w:val="99"/>
    <w:semiHidden/>
    <w:rsid w:val="00EA1B04"/>
    <w:rPr>
      <w:sz w:val="18"/>
      <w:szCs w:val="18"/>
    </w:rPr>
  </w:style>
  <w:style w:type="character" w:styleId="af4">
    <w:name w:val="footnote reference"/>
    <w:basedOn w:val="a0"/>
    <w:uiPriority w:val="99"/>
    <w:unhideWhenUsed/>
    <w:qFormat/>
    <w:rsid w:val="00EA1B04"/>
    <w:rPr>
      <w:vertAlign w:val="superscript"/>
    </w:rPr>
  </w:style>
  <w:style w:type="paragraph" w:styleId="af5">
    <w:name w:val="No Spacing"/>
    <w:uiPriority w:val="1"/>
    <w:qFormat/>
    <w:rsid w:val="00403894"/>
    <w:pPr>
      <w:widowControl w:val="0"/>
      <w:spacing w:after="0" w:line="240" w:lineRule="auto"/>
    </w:pPr>
  </w:style>
  <w:style w:type="paragraph" w:styleId="TOC">
    <w:name w:val="TOC Heading"/>
    <w:basedOn w:val="1"/>
    <w:next w:val="a"/>
    <w:uiPriority w:val="39"/>
    <w:unhideWhenUsed/>
    <w:qFormat/>
    <w:rsid w:val="00E844DB"/>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E844DB"/>
    <w:pPr>
      <w:widowControl/>
      <w:spacing w:after="100" w:line="259" w:lineRule="auto"/>
      <w:ind w:left="220"/>
    </w:pPr>
    <w:rPr>
      <w:rFonts w:cs="Times New Roman"/>
      <w:kern w:val="0"/>
      <w:szCs w:val="22"/>
      <w14:ligatures w14:val="none"/>
    </w:rPr>
  </w:style>
  <w:style w:type="paragraph" w:styleId="TOC1">
    <w:name w:val="toc 1"/>
    <w:basedOn w:val="a"/>
    <w:next w:val="a"/>
    <w:autoRedefine/>
    <w:uiPriority w:val="39"/>
    <w:unhideWhenUsed/>
    <w:rsid w:val="00E844DB"/>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E844DB"/>
    <w:pPr>
      <w:widowControl/>
      <w:spacing w:after="100" w:line="259" w:lineRule="auto"/>
      <w:ind w:left="440"/>
    </w:pPr>
    <w:rPr>
      <w:rFonts w:cs="Times New Roman"/>
      <w:kern w:val="0"/>
      <w:szCs w:val="22"/>
      <w14:ligatures w14:val="none"/>
    </w:rPr>
  </w:style>
  <w:style w:type="character" w:styleId="af6">
    <w:name w:val="Hyperlink"/>
    <w:basedOn w:val="a0"/>
    <w:uiPriority w:val="99"/>
    <w:unhideWhenUsed/>
    <w:rsid w:val="00E844DB"/>
    <w:rPr>
      <w:color w:val="0563C1" w:themeColor="hyperlink"/>
      <w:u w:val="single"/>
    </w:rPr>
  </w:style>
  <w:style w:type="paragraph" w:styleId="af7">
    <w:name w:val="Normal (Web)"/>
    <w:basedOn w:val="a"/>
    <w:uiPriority w:val="99"/>
    <w:semiHidden/>
    <w:unhideWhenUsed/>
    <w:rsid w:val="00386BD3"/>
    <w:pPr>
      <w:widowControl/>
      <w:spacing w:before="100" w:beforeAutospacing="1" w:after="100" w:afterAutospacing="1" w:line="240" w:lineRule="auto"/>
    </w:pPr>
    <w:rPr>
      <w:rFonts w:ascii="宋体" w:eastAsia="宋体" w:hAnsi="宋体" w:cs="宋体"/>
      <w:kern w:val="0"/>
      <w:sz w:val="24"/>
      <w14:ligatures w14:val="none"/>
    </w:rPr>
  </w:style>
  <w:style w:type="paragraph" w:styleId="af8">
    <w:name w:val="Revision"/>
    <w:hidden/>
    <w:uiPriority w:val="99"/>
    <w:semiHidden/>
    <w:rsid w:val="003E34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96024">
      <w:bodyDiv w:val="1"/>
      <w:marLeft w:val="0"/>
      <w:marRight w:val="0"/>
      <w:marTop w:val="0"/>
      <w:marBottom w:val="0"/>
      <w:divBdr>
        <w:top w:val="none" w:sz="0" w:space="0" w:color="auto"/>
        <w:left w:val="none" w:sz="0" w:space="0" w:color="auto"/>
        <w:bottom w:val="none" w:sz="0" w:space="0" w:color="auto"/>
        <w:right w:val="none" w:sz="0" w:space="0" w:color="auto"/>
      </w:divBdr>
    </w:div>
    <w:div w:id="535892952">
      <w:bodyDiv w:val="1"/>
      <w:marLeft w:val="0"/>
      <w:marRight w:val="0"/>
      <w:marTop w:val="0"/>
      <w:marBottom w:val="0"/>
      <w:divBdr>
        <w:top w:val="none" w:sz="0" w:space="0" w:color="auto"/>
        <w:left w:val="none" w:sz="0" w:space="0" w:color="auto"/>
        <w:bottom w:val="none" w:sz="0" w:space="0" w:color="auto"/>
        <w:right w:val="none" w:sz="0" w:space="0" w:color="auto"/>
      </w:divBdr>
    </w:div>
    <w:div w:id="694622848">
      <w:bodyDiv w:val="1"/>
      <w:marLeft w:val="0"/>
      <w:marRight w:val="0"/>
      <w:marTop w:val="0"/>
      <w:marBottom w:val="0"/>
      <w:divBdr>
        <w:top w:val="none" w:sz="0" w:space="0" w:color="auto"/>
        <w:left w:val="none" w:sz="0" w:space="0" w:color="auto"/>
        <w:bottom w:val="none" w:sz="0" w:space="0" w:color="auto"/>
        <w:right w:val="none" w:sz="0" w:space="0" w:color="auto"/>
      </w:divBdr>
    </w:div>
    <w:div w:id="792938211">
      <w:bodyDiv w:val="1"/>
      <w:marLeft w:val="0"/>
      <w:marRight w:val="0"/>
      <w:marTop w:val="0"/>
      <w:marBottom w:val="0"/>
      <w:divBdr>
        <w:top w:val="none" w:sz="0" w:space="0" w:color="auto"/>
        <w:left w:val="none" w:sz="0" w:space="0" w:color="auto"/>
        <w:bottom w:val="none" w:sz="0" w:space="0" w:color="auto"/>
        <w:right w:val="none" w:sz="0" w:space="0" w:color="auto"/>
      </w:divBdr>
    </w:div>
    <w:div w:id="910654342">
      <w:bodyDiv w:val="1"/>
      <w:marLeft w:val="0"/>
      <w:marRight w:val="0"/>
      <w:marTop w:val="0"/>
      <w:marBottom w:val="0"/>
      <w:divBdr>
        <w:top w:val="none" w:sz="0" w:space="0" w:color="auto"/>
        <w:left w:val="none" w:sz="0" w:space="0" w:color="auto"/>
        <w:bottom w:val="none" w:sz="0" w:space="0" w:color="auto"/>
        <w:right w:val="none" w:sz="0" w:space="0" w:color="auto"/>
      </w:divBdr>
    </w:div>
    <w:div w:id="1160804966">
      <w:bodyDiv w:val="1"/>
      <w:marLeft w:val="0"/>
      <w:marRight w:val="0"/>
      <w:marTop w:val="0"/>
      <w:marBottom w:val="0"/>
      <w:divBdr>
        <w:top w:val="none" w:sz="0" w:space="0" w:color="auto"/>
        <w:left w:val="none" w:sz="0" w:space="0" w:color="auto"/>
        <w:bottom w:val="none" w:sz="0" w:space="0" w:color="auto"/>
        <w:right w:val="none" w:sz="0" w:space="0" w:color="auto"/>
      </w:divBdr>
    </w:div>
    <w:div w:id="1541475007">
      <w:bodyDiv w:val="1"/>
      <w:marLeft w:val="0"/>
      <w:marRight w:val="0"/>
      <w:marTop w:val="0"/>
      <w:marBottom w:val="0"/>
      <w:divBdr>
        <w:top w:val="none" w:sz="0" w:space="0" w:color="auto"/>
        <w:left w:val="none" w:sz="0" w:space="0" w:color="auto"/>
        <w:bottom w:val="none" w:sz="0" w:space="0" w:color="auto"/>
        <w:right w:val="none" w:sz="0" w:space="0" w:color="auto"/>
      </w:divBdr>
    </w:div>
    <w:div w:id="1829712409">
      <w:bodyDiv w:val="1"/>
      <w:marLeft w:val="0"/>
      <w:marRight w:val="0"/>
      <w:marTop w:val="0"/>
      <w:marBottom w:val="0"/>
      <w:divBdr>
        <w:top w:val="none" w:sz="0" w:space="0" w:color="auto"/>
        <w:left w:val="none" w:sz="0" w:space="0" w:color="auto"/>
        <w:bottom w:val="none" w:sz="0" w:space="0" w:color="auto"/>
        <w:right w:val="none" w:sz="0" w:space="0" w:color="auto"/>
      </w:divBdr>
      <w:divsChild>
        <w:div w:id="56901616">
          <w:marLeft w:val="0"/>
          <w:marRight w:val="0"/>
          <w:marTop w:val="0"/>
          <w:marBottom w:val="0"/>
          <w:divBdr>
            <w:top w:val="none" w:sz="0" w:space="0" w:color="auto"/>
            <w:left w:val="none" w:sz="0" w:space="0" w:color="auto"/>
            <w:bottom w:val="none" w:sz="0" w:space="0" w:color="auto"/>
            <w:right w:val="none" w:sz="0" w:space="0" w:color="auto"/>
          </w:divBdr>
          <w:divsChild>
            <w:div w:id="1538814397">
              <w:marLeft w:val="0"/>
              <w:marRight w:val="0"/>
              <w:marTop w:val="0"/>
              <w:marBottom w:val="0"/>
              <w:divBdr>
                <w:top w:val="none" w:sz="0" w:space="0" w:color="auto"/>
                <w:left w:val="none" w:sz="0" w:space="0" w:color="auto"/>
                <w:bottom w:val="none" w:sz="0" w:space="0" w:color="auto"/>
                <w:right w:val="none" w:sz="0" w:space="0" w:color="auto"/>
              </w:divBdr>
              <w:divsChild>
                <w:div w:id="42696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6AF56-45B9-41FF-8512-8B6D27FB5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1981</TotalTime>
  <Pages>58</Pages>
  <Words>8214</Words>
  <Characters>46822</Characters>
  <Application>Microsoft Office Word</Application>
  <DocSecurity>0</DocSecurity>
  <Lines>390</Lines>
  <Paragraphs>109</Paragraphs>
  <ScaleCrop>false</ScaleCrop>
  <Company/>
  <LinksUpToDate>false</LinksUpToDate>
  <CharactersWithSpaces>54927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王星皓</dc:creator>
  <cp:keywords/>
  <dc:description/>
  <cp:lastModifiedBy>王星皓</cp:lastModifiedBy>
  <cp:revision>552</cp:revision>
  <dcterms:created xsi:type="dcterms:W3CDTF">2025-04-21T14:08:00Z</dcterms:created>
  <dcterms:modified xsi:type="dcterms:W3CDTF">2025-07-23T03:00:00Z</dcterms:modified>
</cp:coreProperties>
</file>